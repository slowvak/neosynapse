
<file path=[Content_Types].xml><?xml version="1.0" encoding="utf-8"?>
<Types xmlns="http://schemas.openxmlformats.org/package/2006/content-types">
  <Default Extension="xml" ContentType="application/xml"/>
  <Default Extension="jpeg" ContentType="image/jpeg"/>
  <Default Extension="tiff" ContentType="image/tiff"/>
  <Default Extension="rels" ContentType="application/vnd.openxmlformats-package.relationships+xml"/>
  <Default Extension="emf" ContentType="image/x-emf"/>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14:paraId="2BBCD123" w14:textId="21BA6FC5" w:rsidR="007C77EB" w:rsidRPr="00F97379" w:rsidRDefault="002E24E8" w:rsidP="004B5CE8">
      <w:pPr>
        <w:pStyle w:val="ChapterTitle"/>
      </w:pPr>
      <w:r>
        <w:rPr>
          <w:noProof/>
        </w:rPr>
        <w:pict w14:anchorId="0977C1A0">
          <v:shapetype id="_x0000_t201" coordsize="21600,21600" o:spt="201" path="m0,0l0,21600,21600,21600,21600,0xe">
            <v:stroke joinstyle="miter"/>
            <v:path shadowok="f" o:extrusionok="f" strokeok="f" fillok="f" o:connecttype="rect"/>
            <o:lock v:ext="edit" shapetype="t"/>
          </v:shapetype>
          <v:shape id="_x0000_s1026" type="#_x0000_t201" style="position:absolute;margin-left:274.4pt;margin-top:-28.8pt;width:91.8pt;height:26.4pt;z-index:251660288;mso-wrap-distance-left:56.7pt;mso-wrap-distance-top:5.65pt;mso-wrap-distance-right:0;mso-position-horizontal-relative:text;mso-position-vertical-relative:text" filled="f" stroked="f">
            <v:imagedata r:id="rId9" o:title=""/>
          </v:shape>
        </w:pict>
      </w:r>
      <w:r w:rsidR="00D238B1" w:rsidRPr="00F97379">
        <w:fldChar w:fldCharType="begin"/>
      </w:r>
      <w:r w:rsidR="00DF6B35" w:rsidRPr="00F97379">
        <w:instrText xml:space="preserve"> MACROBUTTON NoMacro </w:instrText>
      </w:r>
      <w:r w:rsidR="00D238B1" w:rsidRPr="00F97379">
        <w:fldChar w:fldCharType="end"/>
      </w:r>
      <w:r w:rsidR="003D4654" w:rsidRPr="00F97379">
        <w:t>PESSCARA: An Example Infrastructure for Big Data Research</w:t>
      </w:r>
    </w:p>
    <w:p w14:paraId="05B00782" w14:textId="77777777" w:rsidR="00DA57D5" w:rsidRPr="00F97379" w:rsidRDefault="003D4654" w:rsidP="00DA57D5">
      <w:pPr>
        <w:pStyle w:val="paragraph"/>
        <w:rPr>
          <w:rFonts w:ascii="Arial" w:hAnsi="Arial" w:cs="Arial"/>
        </w:rPr>
      </w:pPr>
      <w:r w:rsidRPr="00F97379">
        <w:rPr>
          <w:rFonts w:ascii="Arial" w:hAnsi="Arial" w:cs="Arial"/>
        </w:rPr>
        <w:t>Panagiotis Korfiatis, PhD</w:t>
      </w:r>
    </w:p>
    <w:p w14:paraId="4D1CA6E5" w14:textId="77777777" w:rsidR="003D4654" w:rsidRPr="00F97379" w:rsidRDefault="003D4654" w:rsidP="00DA57D5">
      <w:pPr>
        <w:pStyle w:val="paragraph"/>
        <w:rPr>
          <w:rFonts w:ascii="Arial" w:hAnsi="Arial" w:cs="Arial"/>
        </w:rPr>
      </w:pPr>
      <w:r w:rsidRPr="00F97379">
        <w:rPr>
          <w:rFonts w:ascii="Arial" w:hAnsi="Arial" w:cs="Arial"/>
        </w:rPr>
        <w:t>Bradley Erickson, MD PhD</w:t>
      </w:r>
    </w:p>
    <w:p w14:paraId="5F3B8086" w14:textId="77777777" w:rsidR="003D4654" w:rsidRPr="00F97379" w:rsidRDefault="003D4654" w:rsidP="00097749">
      <w:pPr>
        <w:pStyle w:val="Affiliation"/>
      </w:pPr>
    </w:p>
    <w:p w14:paraId="08BE6CA6" w14:textId="77777777" w:rsidR="003D4654" w:rsidRPr="00F97379" w:rsidRDefault="003D4654" w:rsidP="003D4654">
      <w:pPr>
        <w:pStyle w:val="Affiliation"/>
      </w:pPr>
      <w:r w:rsidRPr="00F97379">
        <w:t>Department of Radiology</w:t>
      </w:r>
    </w:p>
    <w:p w14:paraId="0C5AD93A" w14:textId="77777777" w:rsidR="003D4654" w:rsidRPr="00F97379" w:rsidRDefault="003D4654" w:rsidP="003D4654">
      <w:pPr>
        <w:pStyle w:val="Affiliation"/>
      </w:pPr>
      <w:r w:rsidRPr="00F97379">
        <w:t>Mayo Clinic</w:t>
      </w:r>
    </w:p>
    <w:p w14:paraId="144C2D09" w14:textId="77777777" w:rsidR="003D4654" w:rsidRPr="00F97379" w:rsidRDefault="003D4654" w:rsidP="003D4654">
      <w:pPr>
        <w:pStyle w:val="Affiliation"/>
      </w:pPr>
      <w:r w:rsidRPr="00F97379">
        <w:t xml:space="preserve">Rochester, MN </w:t>
      </w:r>
    </w:p>
    <w:p w14:paraId="2B0E4929" w14:textId="2CEF171B" w:rsidR="00FD6356" w:rsidRPr="00800EA1" w:rsidRDefault="00027B32" w:rsidP="00FD6356">
      <w:pPr>
        <w:pStyle w:val="paragraph"/>
      </w:pPr>
      <w:r w:rsidRPr="00F97379">
        <w:rPr>
          <w:b/>
        </w:rPr>
        <w:t xml:space="preserve">Abstract: </w:t>
      </w:r>
      <w:r w:rsidR="00FD6356" w:rsidRPr="00F97379">
        <w:t>Big Data require a flexible system for data managing</w:t>
      </w:r>
      <w:r w:rsidR="00690F5C">
        <w:t xml:space="preserve"> and curation</w:t>
      </w:r>
      <w:r w:rsidR="00FD6356" w:rsidRPr="00F97379">
        <w:t xml:space="preserve"> which has to be intuitive and </w:t>
      </w:r>
      <w:r w:rsidR="00AC3AE2">
        <w:t xml:space="preserve">it should also be </w:t>
      </w:r>
      <w:r w:rsidR="00FD6356" w:rsidRPr="00F97379">
        <w:t xml:space="preserve">able to </w:t>
      </w:r>
      <w:r w:rsidR="00690F5C">
        <w:t>execute</w:t>
      </w:r>
      <w:r w:rsidR="00690F5C" w:rsidRPr="00F97379">
        <w:t xml:space="preserve"> </w:t>
      </w:r>
      <w:r w:rsidR="00B3412B">
        <w:t xml:space="preserve">non linear </w:t>
      </w:r>
      <w:r w:rsidR="00FD6356" w:rsidRPr="00F97379">
        <w:t>analysis pipelines</w:t>
      </w:r>
      <w:r w:rsidR="00690F5C">
        <w:t xml:space="preserve"> suitable to handle with the nature of big data.</w:t>
      </w:r>
      <w:r w:rsidR="000A6902">
        <w:t xml:space="preserve"> </w:t>
      </w:r>
      <w:r w:rsidR="00AC3AE2">
        <w:t xml:space="preserve">This is certainly true for </w:t>
      </w:r>
      <w:r w:rsidR="0003476F">
        <w:t>medical image</w:t>
      </w:r>
      <w:r w:rsidR="00AC3AE2">
        <w:t>s</w:t>
      </w:r>
      <w:r w:rsidR="0003476F">
        <w:t xml:space="preserve"> where the amount of data grows exponentially every year</w:t>
      </w:r>
      <w:r w:rsidR="00AC3AE2">
        <w:t xml:space="preserve"> and the nature of images rapidly changes with technological advances and rapid genomic advances</w:t>
      </w:r>
      <w:r w:rsidR="0003476F">
        <w:t>.</w:t>
      </w:r>
      <w:r w:rsidR="00FD6356" w:rsidRPr="00F97379">
        <w:rPr>
          <w:b/>
        </w:rPr>
        <w:t xml:space="preserve"> </w:t>
      </w:r>
      <w:r w:rsidR="009A345A" w:rsidRPr="00DA4E2B">
        <w:t xml:space="preserve">In this chapter </w:t>
      </w:r>
      <w:r w:rsidR="009A345A">
        <w:t>w</w:t>
      </w:r>
      <w:r w:rsidR="003D4654" w:rsidRPr="00F97379">
        <w:t>e describe a system that provides flexibl</w:t>
      </w:r>
      <w:r w:rsidR="00FD6356" w:rsidRPr="00F97379">
        <w:t xml:space="preserve">e management for medical images </w:t>
      </w:r>
      <w:r w:rsidR="003D4654" w:rsidRPr="00F97379">
        <w:t xml:space="preserve">plus a wide array of associated metadata, including clinical data, genomic data, and clinical trials information. </w:t>
      </w:r>
      <w:r w:rsidR="00FD6356" w:rsidRPr="00F97379">
        <w:t xml:space="preserve">The system consists open-source content management system (CMS) that has a highly configurable workflow; has a single interface that can store, manage, </w:t>
      </w:r>
      <w:r w:rsidR="009A345A">
        <w:t xml:space="preserve">enable curation </w:t>
      </w:r>
      <w:r w:rsidR="00FD6356" w:rsidRPr="00F97379">
        <w:t>and retrieve imaging-based studies; and can handle the requirement for data auditing and project management</w:t>
      </w:r>
      <w:r w:rsidR="00FD6356" w:rsidRPr="0003476F">
        <w:t xml:space="preserve">. </w:t>
      </w:r>
      <w:r w:rsidR="00690F5C" w:rsidRPr="0003476F">
        <w:t>Furthermore the system can be extended to interact with all the modern</w:t>
      </w:r>
      <w:r w:rsidR="00C974E1">
        <w:t xml:space="preserve"> big data analysis</w:t>
      </w:r>
      <w:r w:rsidR="00690F5C" w:rsidRPr="0003476F">
        <w:t xml:space="preserve"> technologies</w:t>
      </w:r>
      <w:r w:rsidR="00C974E1">
        <w:t>.</w:t>
      </w:r>
    </w:p>
    <w:p w14:paraId="0A8058A4" w14:textId="77777777" w:rsidR="00FD6356" w:rsidRPr="00F97379" w:rsidRDefault="00FD6356" w:rsidP="00027B32">
      <w:pPr>
        <w:pStyle w:val="paragraph"/>
      </w:pPr>
    </w:p>
    <w:p w14:paraId="203B697A" w14:textId="2E7000B4" w:rsidR="00027B32" w:rsidRPr="00F97379" w:rsidRDefault="00027B32" w:rsidP="00027B32">
      <w:pPr>
        <w:pStyle w:val="Kewords"/>
      </w:pPr>
      <w:r w:rsidRPr="00F97379">
        <w:t xml:space="preserve">Keywords: </w:t>
      </w:r>
      <w:r w:rsidR="003D4654" w:rsidRPr="00F97379">
        <w:rPr>
          <w:b w:val="0"/>
        </w:rPr>
        <w:t xml:space="preserve">Big Data, </w:t>
      </w:r>
      <w:r w:rsidR="00B3412B">
        <w:rPr>
          <w:b w:val="0"/>
        </w:rPr>
        <w:t>Data analysis, Content Management System, Curation</w:t>
      </w:r>
      <w:r w:rsidR="00FD6356" w:rsidRPr="00F97379">
        <w:rPr>
          <w:b w:val="0"/>
        </w:rPr>
        <w:t xml:space="preserve">, </w:t>
      </w:r>
      <w:r w:rsidR="003D4654" w:rsidRPr="00F97379">
        <w:rPr>
          <w:b w:val="0"/>
        </w:rPr>
        <w:t>3D Imaging</w:t>
      </w:r>
      <w:r w:rsidR="00FD6356" w:rsidRPr="00F97379">
        <w:rPr>
          <w:b w:val="0"/>
        </w:rPr>
        <w:t>, Workflows, REST API</w:t>
      </w:r>
    </w:p>
    <w:p w14:paraId="224A1F60" w14:textId="77777777" w:rsidR="00F57E5C" w:rsidRPr="00F97379" w:rsidRDefault="00ED05C6" w:rsidP="00F57E5C">
      <w:pPr>
        <w:pStyle w:val="H1"/>
      </w:pPr>
      <w:r w:rsidRPr="00F97379">
        <w:t>Introd</w:t>
      </w:r>
      <w:r w:rsidR="00F57E5C" w:rsidRPr="00F97379">
        <w:t>uc</w:t>
      </w:r>
      <w:r w:rsidR="00DA7FED" w:rsidRPr="00F97379">
        <w:t>tion</w:t>
      </w:r>
    </w:p>
    <w:p w14:paraId="10A2663E" w14:textId="6B64CC0A" w:rsidR="003D4654" w:rsidRPr="00F97379" w:rsidRDefault="00D238B1" w:rsidP="003D4654">
      <w:pPr>
        <w:pStyle w:val="paragraph"/>
      </w:pPr>
      <w:r w:rsidRPr="00F97379">
        <w:fldChar w:fldCharType="begin"/>
      </w:r>
      <w:r w:rsidR="00A05549" w:rsidRPr="00F97379">
        <w:instrText xml:space="preserve"> MACROBUTTON  \* MERGEFORMAT </w:instrText>
      </w:r>
      <w:r w:rsidRPr="00F97379">
        <w:fldChar w:fldCharType="end"/>
      </w:r>
      <w:r w:rsidR="00A33E89" w:rsidRPr="00F97379">
        <w:t xml:space="preserve"> </w:t>
      </w:r>
      <w:r w:rsidR="003D4654" w:rsidRPr="00F97379">
        <w:t xml:space="preserve">Big data is the term applied for data sets that are large and complex, rendering traditional analysis methods inadequate. “Large” can be defined in many ways, including both the </w:t>
      </w:r>
      <w:r w:rsidR="003D4654" w:rsidRPr="00F97379">
        <w:lastRenderedPageBreak/>
        <w:t>number of discrete or atomic elements, but also, the actual size in terms of bytes can also be important</w:t>
      </w:r>
      <w:r w:rsidR="00C51389">
        <w:t xml:space="preserve"> </w:t>
      </w:r>
      <w:r w:rsidR="00C51389">
        <w:fldChar w:fldCharType="begin"/>
      </w:r>
      <w:r w:rsidR="00C51389">
        <w:instrText xml:space="preserve"> ADDIN EN.CITE &lt;EndNote&gt;&lt;Cite&gt;&lt;Author&gt;Jagadish&lt;/Author&gt;&lt;Year&gt;2015&lt;/Year&gt;&lt;RecNum&gt;16&lt;/RecNum&gt;&lt;DisplayText&gt;(1)&lt;/DisplayText&gt;&lt;record&gt;&lt;rec-number&gt;16&lt;/rec-number&gt;&lt;foreign-keys&gt;&lt;key app="EN" db-id="aer2p2szsvrdd1e2e5dpftdoddtxwppff2t2" timestamp="1452289061"&gt;16&lt;/key&gt;&lt;/foreign-keys&gt;&lt;ref-type name="Journal Article"&gt;17&lt;/ref-type&gt;&lt;contributors&gt;&lt;authors&gt;&lt;author&gt;Jagadish, H. V.&lt;/author&gt;&lt;/authors&gt;&lt;/contributors&gt;&lt;titles&gt;&lt;title&gt;Big Data and Science: Myths and Reality&lt;/title&gt;&lt;secondary-title&gt;Big Data Research&lt;/secondary-title&gt;&lt;/titles&gt;&lt;periodical&gt;&lt;full-title&gt;Big Data Research&lt;/full-title&gt;&lt;/periodical&gt;&lt;pages&gt;49-52&lt;/pages&gt;&lt;volume&gt;2&lt;/volume&gt;&lt;number&gt;2&lt;/number&gt;&lt;dates&gt;&lt;year&gt;2015&lt;/year&gt;&lt;pub-dates&gt;&lt;date&gt;6//&lt;/date&gt;&lt;/pub-dates&gt;&lt;/dates&gt;&lt;isbn&gt;2214-5796&lt;/isbn&gt;&lt;urls&gt;&lt;related-urls&gt;&lt;url&gt;http://www.sciencedirect.com/science/article/pii/S2214579615000064&lt;/url&gt;&lt;url&gt;http://ac.els-cdn.com/S2214579615000064/1-s2.0-S2214579615000064-main.pdf?_tid=11a1fb72-b650-11e5-a791-00000aacb361&amp;amp;acdnat=1452289251_033592cf2b2c8f539c87935303ed1fe0&lt;/url&gt;&lt;/related-urls&gt;&lt;/urls&gt;&lt;electronic-resource-num&gt;http://dx.doi.org/10.1016/j.bdr.2015.01.005&lt;/electronic-resource-num&gt;&lt;/record&gt;&lt;/Cite&gt;&lt;/EndNote&gt;</w:instrText>
      </w:r>
      <w:r w:rsidR="00C51389">
        <w:fldChar w:fldCharType="separate"/>
      </w:r>
      <w:r w:rsidR="00C51389">
        <w:rPr>
          <w:noProof/>
        </w:rPr>
        <w:t>(1)</w:t>
      </w:r>
      <w:r w:rsidR="00C51389">
        <w:fldChar w:fldCharType="end"/>
      </w:r>
      <w:r w:rsidR="003D4654" w:rsidRPr="00F97379">
        <w:t xml:space="preserve">. A single image can be viewed as being one datum, but in other cases may </w:t>
      </w:r>
      <w:r w:rsidR="00AC3AE2">
        <w:t>be viewed to have</w:t>
      </w:r>
      <w:r w:rsidR="00AC3AE2" w:rsidRPr="00F97379">
        <w:t xml:space="preserve"> </w:t>
      </w:r>
      <w:r w:rsidR="003D4654" w:rsidRPr="00F97379">
        <w:t>multiple data elements</w:t>
      </w:r>
      <w:r w:rsidR="00AC3AE2">
        <w:t xml:space="preserve"> (i.e. each pixel)</w:t>
      </w:r>
      <w:r w:rsidR="003D4654" w:rsidRPr="00F97379">
        <w:t xml:space="preserve">. </w:t>
      </w:r>
      <w:r w:rsidR="00A0386B" w:rsidRPr="00F97379">
        <w:t>An i</w:t>
      </w:r>
      <w:r w:rsidR="003D4654" w:rsidRPr="00F97379">
        <w:t xml:space="preserve">mage can be as small as 10’s of bytes, but typically </w:t>
      </w:r>
      <w:r w:rsidR="00A0386B" w:rsidRPr="00F97379">
        <w:t xml:space="preserve">is </w:t>
      </w:r>
      <w:r w:rsidR="003D4654" w:rsidRPr="00F97379">
        <w:t xml:space="preserve">megabytes, </w:t>
      </w:r>
      <w:r w:rsidR="00AC3AE2">
        <w:t>but</w:t>
      </w:r>
      <w:r w:rsidR="00AC3AE2" w:rsidRPr="00F97379">
        <w:t xml:space="preserve"> </w:t>
      </w:r>
      <w:r w:rsidR="003D4654" w:rsidRPr="00F97379">
        <w:t>can be several orders of magnitude larger.</w:t>
      </w:r>
      <w:r w:rsidR="00A33E89" w:rsidRPr="00F97379">
        <w:t xml:space="preserve"> Furthermore</w:t>
      </w:r>
      <w:r w:rsidR="00AC3AE2">
        <w:t>,</w:t>
      </w:r>
      <w:r w:rsidR="00A33E89" w:rsidRPr="00F97379">
        <w:t xml:space="preserve"> </w:t>
      </w:r>
      <w:r w:rsidR="00A0386B" w:rsidRPr="00F97379">
        <w:t xml:space="preserve">most research requires many images, and usually further processing on each image must be done, </w:t>
      </w:r>
      <w:r w:rsidR="00A33E89" w:rsidRPr="00F97379">
        <w:t>yield</w:t>
      </w:r>
      <w:r w:rsidR="00A0386B" w:rsidRPr="00F97379">
        <w:t>ing</w:t>
      </w:r>
      <w:r w:rsidR="00A33E89" w:rsidRPr="00F97379">
        <w:t xml:space="preserve"> an enormous amount of data to be </w:t>
      </w:r>
      <w:r w:rsidR="00A0386B" w:rsidRPr="00F97379">
        <w:t>managed</w:t>
      </w:r>
      <w:r w:rsidR="00C974E1">
        <w:t xml:space="preserve"> For example</w:t>
      </w:r>
      <w:r w:rsidR="00AC3AE2">
        <w:t>,</w:t>
      </w:r>
      <w:r w:rsidR="00C974E1">
        <w:t xml:space="preserve"> generating filter</w:t>
      </w:r>
      <w:r w:rsidR="00AC3AE2">
        <w:t>ed</w:t>
      </w:r>
      <w:r w:rsidR="00C974E1">
        <w:t xml:space="preserve"> versions of one 15 M</w:t>
      </w:r>
      <w:r w:rsidR="00AC3AE2">
        <w:t>B</w:t>
      </w:r>
      <w:r w:rsidR="00C974E1">
        <w:t xml:space="preserve"> image can lead to several G</w:t>
      </w:r>
      <w:r w:rsidR="00AC3AE2">
        <w:t>B</w:t>
      </w:r>
      <w:r w:rsidR="00C974E1">
        <w:t xml:space="preserve"> depending o</w:t>
      </w:r>
      <w:r w:rsidR="00AC3AE2">
        <w:t>n</w:t>
      </w:r>
      <w:r w:rsidR="00C974E1">
        <w:t xml:space="preserve"> the filters</w:t>
      </w:r>
      <w:r w:rsidR="00AC3AE2">
        <w:t xml:space="preserve"> that</w:t>
      </w:r>
      <w:r w:rsidR="00C974E1">
        <w:t xml:space="preserve"> been applied</w:t>
      </w:r>
      <w:r w:rsidR="00A33E89" w:rsidRPr="00F97379">
        <w:t>.</w:t>
      </w:r>
      <w:r w:rsidR="000A6902">
        <w:t xml:space="preserve"> </w:t>
      </w:r>
      <w:r w:rsidR="00800EA1">
        <w:t>Additionally</w:t>
      </w:r>
      <w:r w:rsidR="00AC3AE2">
        <w:t>,</w:t>
      </w:r>
      <w:r w:rsidR="00800EA1">
        <w:t xml:space="preserve"> when the information is combined with metadata like genomic information or pathology imaging</w:t>
      </w:r>
      <w:r w:rsidR="00AC3AE2">
        <w:t>,</w:t>
      </w:r>
      <w:r w:rsidR="00800EA1">
        <w:t xml:space="preserve"> the data increase exponentially in size </w:t>
      </w:r>
      <w:r w:rsidR="00800EA1">
        <w:fldChar w:fldCharType="begin">
          <w:fldData xml:space="preserve">PEVuZE5vdGU+PENpdGU+PEF1dGhvcj5UYW48L0F1dGhvcj48WWVhcj4yMDE1PC9ZZWFyPjxSZWNO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</w:fldData>
        </w:fldChar>
      </w:r>
      <w:r w:rsidR="00993C0C">
        <w:instrText xml:space="preserve"> ADDIN EN.CITE </w:instrText>
      </w:r>
      <w:r w:rsidR="00993C0C">
        <w:fldChar w:fldCharType="begin">
          <w:fldData xml:space="preserve">PEVuZE5vdGU+PENpdGU+PEF1dGhvcj5UYW48L0F1dGhvcj48WWVhcj4yMDE1PC9ZZWFyPjxSZWNO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</w:fldData>
        </w:fldChar>
      </w:r>
      <w:r w:rsidR="00993C0C">
        <w:instrText xml:space="preserve"> ADDIN EN.CITE.DATA </w:instrText>
      </w:r>
      <w:r w:rsidR="00993C0C">
        <w:fldChar w:fldCharType="end"/>
      </w:r>
      <w:r w:rsidR="00800EA1">
        <w:fldChar w:fldCharType="separate"/>
      </w:r>
      <w:r w:rsidR="00993C0C">
        <w:rPr>
          <w:noProof/>
        </w:rPr>
        <w:t>(2-4)</w:t>
      </w:r>
      <w:r w:rsidR="00800EA1">
        <w:fldChar w:fldCharType="end"/>
      </w:r>
      <w:r w:rsidR="00800EA1">
        <w:t>.</w:t>
      </w:r>
      <w:r w:rsidR="000A6902">
        <w:t xml:space="preserve"> </w:t>
      </w:r>
    </w:p>
    <w:p w14:paraId="41390D20" w14:textId="5273F160" w:rsidR="003D4654" w:rsidRPr="00F97379" w:rsidRDefault="004B029F" w:rsidP="004B029F">
      <w:pPr>
        <w:pStyle w:val="paragraph"/>
        <w:ind w:firstLine="720"/>
        <w:pPrChange w:id="0" w:author="Korfiatis , Panagiotis, Ph.D." w:date="2016-03-18T09:53:00Z">
          <w:pPr>
            <w:pStyle w:val="paragraph"/>
          </w:pPr>
        </w:pPrChange>
      </w:pPr>
      <w:ins w:id="1" w:author="Korfiatis , Panagiotis, Ph.D." w:date="2016-03-18T09:53:00Z">
        <w:r>
          <w:t>S</w:t>
        </w:r>
      </w:ins>
      <w:del w:id="2" w:author="Korfiatis , Panagiotis, Ph.D." w:date="2016-03-18T09:53:00Z">
        <w:r w:rsidR="003D4654" w:rsidRPr="00F97379" w:rsidDel="004B029F">
          <w:delText>S</w:delText>
        </w:r>
      </w:del>
      <w:r w:rsidR="003D4654" w:rsidRPr="00F97379">
        <w:t xml:space="preserve">ome popular </w:t>
      </w:r>
      <w:r w:rsidR="00AC3AE2">
        <w:t xml:space="preserve">non-medical </w:t>
      </w:r>
      <w:r w:rsidR="003D4654" w:rsidRPr="00F97379">
        <w:t xml:space="preserve">imaging applications are as simple as determining if a certain animal is present in a picture. In some respects, medical imaging applications can be as simple: is there a cancer present in this mammogram? In most cases though, the task is more complex: is the texture of this liver indicating hepatic </w:t>
      </w:r>
      <w:proofErr w:type="spellStart"/>
      <w:r w:rsidR="003D4654" w:rsidRPr="00F97379">
        <w:t>steatosis</w:t>
      </w:r>
      <w:proofErr w:type="spellEnd"/>
      <w:r w:rsidR="003D4654" w:rsidRPr="00F97379">
        <w:t xml:space="preserve">, or is the abnormality seen on this brain MRI due to a high grade glioma, multiple sclerosis, a metastasis, or any of a number of other causes. In some respects, the problem is similar, but other aspects are different. </w:t>
      </w:r>
      <w:r w:rsidR="00AC3AE2">
        <w:t>The stakes are also much higher.</w:t>
      </w:r>
    </w:p>
    <w:p w14:paraId="44B94BBB" w14:textId="6A5FEB00" w:rsidR="003D4654" w:rsidRPr="00F97379" w:rsidRDefault="003D4654" w:rsidP="004B029F">
      <w:pPr>
        <w:pStyle w:val="paragraph"/>
        <w:ind w:firstLine="720"/>
        <w:pPrChange w:id="3" w:author="Korfiatis , Panagiotis, Ph.D." w:date="2016-03-18T09:53:00Z">
          <w:pPr>
            <w:pStyle w:val="paragraph"/>
          </w:pPr>
        </w:pPrChange>
      </w:pPr>
      <w:r w:rsidRPr="00F97379">
        <w:t>Medical image</w:t>
      </w:r>
      <w:r w:rsidR="00AC3AE2">
        <w:t xml:space="preserve"> assessment</w:t>
      </w:r>
      <w:r w:rsidRPr="00F97379">
        <w:t xml:space="preserve"> nearly always </w:t>
      </w:r>
      <w:r w:rsidR="00AC3AE2">
        <w:t>requires</w:t>
      </w:r>
      <w:r w:rsidRPr="00F97379">
        <w:t xml:space="preserve"> other information about the patient—demographic data as well as information about family members that might help with genetically related diseases, or individual history of prior trauma or other disease. There are well-developed ontologies for describing these various entities though these are rarely used in routine clinical practice. Thus, as with other medical data mining efforts, collecting, transforming, and linking the medical record information to the images is a substantial and non-trivial effort</w:t>
      </w:r>
      <w:r w:rsidR="00993C0C">
        <w:fldChar w:fldCharType="begin"/>
      </w:r>
      <w:r w:rsidR="00993C0C">
        <w:instrText xml:space="preserve"> ADDIN EN.CITE &lt;EndNote&gt;&lt;Cite&gt;&lt;Author&gt;Prather&lt;/Author&gt;&lt;Year&gt;1997&lt;/Year&gt;&lt;RecNum&gt;102&lt;/RecNum&gt;&lt;DisplayText&gt;(5)&lt;/DisplayText&gt;&lt;record&gt;&lt;rec-number&gt;102&lt;/rec-number&gt;&lt;foreign-keys&gt;&lt;key app="EN" db-id="aer2p2szsvrdd1e2e5dpftdoddtxwppff2t2" timestamp="1458254092"&gt;102&lt;/key&gt;&lt;/foreign-keys&gt;&lt;ref-type name="Journal Article"&gt;17&lt;/ref-type&gt;&lt;contributors&gt;&lt;authors&gt;&lt;author&gt;Prather, J. C.&lt;/author&gt;&lt;author&gt;Lobach, D. F.&lt;/author&gt;&lt;author&gt;Goodwin, L. K.&lt;/author&gt;&lt;author&gt;Hales, J. W.&lt;/author&gt;&lt;author&gt;Hage, M. L.&lt;/author&gt;&lt;author&gt;Hammond, W. E.&lt;/author&gt;&lt;/authors&gt;&lt;/contributors&gt;&lt;auth-address&gt;Division of Medical Informatics, Duke University Medical Center, Durham, North Carolina, USA.&lt;/auth-address&gt;&lt;titles&gt;&lt;title&gt;Medical data mining: knowledge discovery in a clinical data warehouse&lt;/title&gt;&lt;secondary-title&gt;Proc AMIA Annu Fall Symp&lt;/secondary-title&gt;&lt;/titles&gt;&lt;periodical&gt;&lt;full-title&gt;Proc AMIA Annu Fall Symp&lt;/full-title&gt;&lt;/periodical&gt;&lt;pages&gt;101-5&lt;/pages&gt;&lt;keywords&gt;&lt;keyword&gt;*Data Interpretation, Statistical&lt;/keyword&gt;&lt;keyword&gt;*Databases, Factual&lt;/keyword&gt;&lt;keyword&gt;Factor Analysis, Statistical&lt;/keyword&gt;&lt;keyword&gt;Female&lt;/keyword&gt;&lt;keyword&gt;Humans&lt;/keyword&gt;&lt;keyword&gt;Medical Records Systems, Computerized&lt;/keyword&gt;&lt;keyword&gt;Perinatal Care&lt;/keyword&gt;&lt;keyword&gt;Pregnancy/*statistics &amp;amp; numerical data&lt;/keyword&gt;&lt;keyword&gt;Pregnancy Outcome&lt;/keyword&gt;&lt;/keywords&gt;&lt;dates&gt;&lt;year&gt;1997&lt;/year&gt;&lt;/dates&gt;&lt;isbn&gt;1091-8280 (Print)&amp;#xD;1091-8280 (Linking)&lt;/isbn&gt;&lt;accession-num&gt;9357597&lt;/accession-num&gt;&lt;urls&gt;&lt;related-urls&gt;&lt;url&gt;http://www.ncbi.nlm.nih.gov/pubmed/9357597&lt;/url&gt;&lt;/related-urls&gt;&lt;/urls&gt;&lt;custom2&gt;PMC2233405&lt;/custom2&gt;&lt;/record&gt;&lt;/Cite&gt;&lt;/EndNote&gt;</w:instrText>
      </w:r>
      <w:r w:rsidR="00993C0C">
        <w:fldChar w:fldCharType="separate"/>
      </w:r>
      <w:r w:rsidR="00993C0C">
        <w:rPr>
          <w:noProof/>
        </w:rPr>
        <w:t>(5)</w:t>
      </w:r>
      <w:r w:rsidR="00993C0C">
        <w:fldChar w:fldCharType="end"/>
      </w:r>
      <w:r w:rsidRPr="00F97379">
        <w:t>.</w:t>
      </w:r>
    </w:p>
    <w:p w14:paraId="31BBE193" w14:textId="466CA27A" w:rsidR="00A33E89" w:rsidRPr="00F97379" w:rsidRDefault="003D4654" w:rsidP="004B029F">
      <w:pPr>
        <w:pStyle w:val="paragraph"/>
        <w:ind w:firstLine="720"/>
        <w:pPrChange w:id="4" w:author="Korfiatis , Panagiotis, Ph.D." w:date="2016-03-18T09:53:00Z">
          <w:pPr>
            <w:pStyle w:val="paragraph"/>
          </w:pPr>
        </w:pPrChange>
      </w:pPr>
      <w:r w:rsidRPr="00F97379">
        <w:t>Finally, once one has the images and appropriate medical history collected, the actual processing of the image data must begin. In many cases, multiple image types can be collected for a part of the body, and ‘registering’ these with each other</w:t>
      </w:r>
      <w:r w:rsidR="00AC6199">
        <w:t xml:space="preserve"> is essential</w:t>
      </w:r>
      <w:r w:rsidRPr="00F97379">
        <w:t xml:space="preserve">, such that a given </w:t>
      </w:r>
      <w:proofErr w:type="spellStart"/>
      <w:r w:rsidRPr="00F97379">
        <w:t>x</w:t>
      </w:r>
      <w:proofErr w:type="gramStart"/>
      <w:r w:rsidRPr="00F97379">
        <w:t>,y,z</w:t>
      </w:r>
      <w:proofErr w:type="spellEnd"/>
      <w:proofErr w:type="gramEnd"/>
      <w:r w:rsidRPr="00F97379">
        <w:t xml:space="preserve"> for one image is the same tissue as </w:t>
      </w:r>
      <w:r w:rsidR="00AC6199">
        <w:t>in another image</w:t>
      </w:r>
      <w:r w:rsidRPr="00F97379">
        <w:t xml:space="preserve">. Since most body tissues deform, this transformation is non-trivial. And tracking the tissues through time is even more challenging, particularly if the patient has had surgery or other things that substantially changed their shape. Once the images are registered, one can then begin to apply more sophisticated algorithms to identify the tissues and organs within the image, and once the organs are known, one can then begin to try to </w:t>
      </w:r>
      <w:r w:rsidR="00AC6199">
        <w:t>determine</w:t>
      </w:r>
      <w:r w:rsidR="00AC6199" w:rsidRPr="00F97379">
        <w:t xml:space="preserve"> </w:t>
      </w:r>
      <w:r w:rsidR="00AC6199">
        <w:t>the</w:t>
      </w:r>
      <w:r w:rsidR="00AC6199" w:rsidRPr="00F97379">
        <w:t xml:space="preserve"> </w:t>
      </w:r>
      <w:r w:rsidRPr="00F97379">
        <w:t>diagnosis.</w:t>
      </w:r>
    </w:p>
    <w:p w14:paraId="139B2D3D" w14:textId="457E7756" w:rsidR="003D4654" w:rsidRPr="00F97379" w:rsidRDefault="00A33E89" w:rsidP="004B029F">
      <w:pPr>
        <w:pStyle w:val="paragraph"/>
        <w:ind w:firstLine="720"/>
        <w:pPrChange w:id="5" w:author="Korfiatis , Panagiotis, Ph.D." w:date="2016-03-18T09:53:00Z">
          <w:pPr>
            <w:pStyle w:val="paragraph"/>
          </w:pPr>
        </w:pPrChange>
      </w:pPr>
      <w:r w:rsidRPr="00F97379">
        <w:t xml:space="preserve">One of the challenging tasks when dealing with big data </w:t>
      </w:r>
      <w:r w:rsidR="006411C9" w:rsidRPr="00F97379">
        <w:t>when</w:t>
      </w:r>
      <w:r w:rsidRPr="00F97379">
        <w:t xml:space="preserve"> there are multiple associations, like medical images and metadata</w:t>
      </w:r>
      <w:r w:rsidR="006411C9" w:rsidRPr="00F97379">
        <w:t xml:space="preserve"> originating from a variety of sources</w:t>
      </w:r>
      <w:r w:rsidRPr="00F97379">
        <w:t>, is management</w:t>
      </w:r>
      <w:r w:rsidR="0050521F" w:rsidRPr="00F97379">
        <w:t xml:space="preserve"> </w:t>
      </w:r>
      <w:r w:rsidR="00AC6199">
        <w:t>and</w:t>
      </w:r>
      <w:r w:rsidR="0050521F" w:rsidRPr="00F97379">
        <w:t xml:space="preserve"> curation</w:t>
      </w:r>
      <w:r w:rsidR="009F181C">
        <w:t xml:space="preserve"> </w:t>
      </w:r>
      <w:r w:rsidR="009F181C">
        <w:fldChar w:fldCharType="begin"/>
      </w:r>
      <w:r w:rsidR="00993C0C">
        <w:instrText xml:space="preserve"> ADDIN EN.CITE &lt;EndNote&gt;&lt;Cite&gt;&lt;Author&gt;Lynch&lt;/Author&gt;&lt;Year&gt;2008&lt;/Year&gt;&lt;RecNum&gt;86&lt;/RecNum&gt;&lt;DisplayText&gt;(6)&lt;/DisplayText&gt;&lt;record&gt;&lt;rec-number&gt;86&lt;/rec-number&gt;&lt;foreign-keys&gt;&lt;key app="EN" db-id="aer2p2szsvrdd1e2e5dpftdoddtxwppff2t2" timestamp="1452293273"&gt;86&lt;/key&gt;&lt;/foreign-keys&gt;&lt;ref-type name="Journal Article"&gt;17&lt;/ref-type&gt;&lt;contributors&gt;&lt;authors&gt;&lt;author&gt;Lynch, C.&lt;/author&gt;&lt;/authors&gt;&lt;/contributors&gt;&lt;auth-address&gt;Lynch, C&amp;#xD;Coalit Networked Informat, 21 Dupont Circle, Washington, DC 20036 USA&amp;#xD;Coalit Networked Informat, 21 Dupont Circle, Washington, DC 20036 USA&amp;#xD;Coalit Networked Informat, Washington, DC 20036 USA&amp;#xD;Univ Calif Berkeley, Sch Informat, Berkeley, CA 94720 USA&lt;/auth-address&gt;&lt;titles&gt;&lt;title&gt;Big data: How do your data grow?&lt;/title&gt;&lt;secondary-title&gt;Nature&lt;/secondary-title&gt;&lt;alt-title&gt;Nature&lt;/alt-title&gt;&lt;/titles&gt;&lt;periodical&gt;&lt;full-title&gt;Nature&lt;/full-title&gt;&lt;abbr-1&gt;Nature&lt;/abbr-1&gt;&lt;/periodical&gt;&lt;alt-periodical&gt;&lt;full-title&gt;Nature&lt;/full-title&gt;&lt;abbr-1&gt;Nature&lt;/abbr-1&gt;&lt;/alt-periodical&gt;&lt;pages&gt;28-29&lt;/pages&gt;&lt;volume&gt;455&lt;/volume&gt;&lt;number&gt;7209&lt;/number&gt;&lt;dates&gt;&lt;year&gt;2008&lt;/year&gt;&lt;pub-dates&gt;&lt;date&gt;Sep 4&lt;/date&gt;&lt;/pub-dates&gt;&lt;/dates&gt;&lt;isbn&gt;0028-0836&lt;/isbn&gt;&lt;accession-num&gt;WOS:000258890200019&lt;/accession-num&gt;&lt;urls&gt;&lt;related-urls&gt;&lt;url&gt;&amp;lt;Go to ISI&amp;gt;://WOS:000258890200019&lt;/url&gt;&lt;/related-urls&gt;&lt;/urls&gt;&lt;electronic-resource-num&gt;10.1038/455028a&lt;/electronic-resource-num&gt;&lt;language&gt;English&lt;/language&gt;&lt;/record&gt;&lt;/Cite&gt;&lt;/EndNote&gt;</w:instrText>
      </w:r>
      <w:r w:rsidR="009F181C">
        <w:fldChar w:fldCharType="separate"/>
      </w:r>
      <w:r w:rsidR="00993C0C">
        <w:rPr>
          <w:noProof/>
        </w:rPr>
        <w:t>(6)</w:t>
      </w:r>
      <w:r w:rsidR="009F181C">
        <w:fldChar w:fldCharType="end"/>
      </w:r>
      <w:r w:rsidR="0050521F" w:rsidRPr="00F97379">
        <w:t xml:space="preserve">. Without </w:t>
      </w:r>
      <w:r w:rsidR="00AC6199">
        <w:t>proper</w:t>
      </w:r>
      <w:r w:rsidR="0050521F" w:rsidRPr="00F97379">
        <w:t xml:space="preserve"> organization</w:t>
      </w:r>
      <w:r w:rsidR="00AC6199">
        <w:t>,</w:t>
      </w:r>
      <w:r w:rsidR="0050521F" w:rsidRPr="00F97379">
        <w:t xml:space="preserve"> it </w:t>
      </w:r>
      <w:r w:rsidR="00AC6199">
        <w:t>is very challenging to</w:t>
      </w:r>
      <w:r w:rsidR="0050521F" w:rsidRPr="00F97379">
        <w:t xml:space="preserve"> extract meaningful results </w:t>
      </w:r>
      <w:r w:rsidR="00E048E4">
        <w:fldChar w:fldCharType="begin"/>
      </w:r>
      <w:r w:rsidR="00993C0C">
        <w:instrText xml:space="preserve"> ADDIN EN.CITE &lt;EndNote&gt;&lt;Cite&gt;&lt;Author&gt;Mathew&lt;/Author&gt;&lt;Year&gt;2016&lt;/Year&gt;&lt;RecNum&gt;89&lt;/RecNum&gt;&lt;DisplayText&gt;(7)&lt;/DisplayText&gt;&lt;record&gt;&lt;rec-number&gt;89&lt;/rec-number&gt;&lt;foreign-keys&gt;&lt;key app="EN" db-id="aer2p2szsvrdd1e2e5dpftdoddtxwppff2t2" timestamp="1452294391"&gt;89&lt;/key&gt;&lt;/foreign-keys&gt;&lt;ref-type name="Book Section"&gt;5&lt;/ref-type&gt;&lt;contributors&gt;&lt;authors&gt;&lt;author&gt;Mathew, PrabhaSusy&lt;/author&gt;&lt;author&gt;Pillai, AnithaS&lt;/author&gt;&lt;/authors&gt;&lt;secondary-authors&gt;&lt;author&gt;Snášel, Václav&lt;/author&gt;&lt;author&gt;Abraham, Ajith&lt;/author&gt;&lt;author&gt;Krömer, Pavel&lt;/author&gt;&lt;author&gt;Pant, Millie&lt;/author&gt;&lt;author&gt;Muda, Azah Kamilah&lt;/author&gt;&lt;/secondary-authors&gt;&lt;/contributors&gt;&lt;titles&gt;&lt;title&gt;Big Data Challenges and Solutions in Healthcare: A Survey&lt;/title&gt;&lt;secondary-title&gt;Innovations in Bio-Inspired Computing and Applications&lt;/secondary-title&gt;&lt;tertiary-title&gt;Advances in Intelligent Systems and Computing&lt;/tertiary-title&gt;&lt;/titles&gt;&lt;pages&gt;543-553&lt;/pages&gt;&lt;volume&gt;424&lt;/volume&gt;&lt;section&gt;48&lt;/section&gt;&lt;keywords&gt;&lt;keyword&gt;Big data&lt;/keyword&gt;&lt;keyword&gt;Big data analytics&lt;/keyword&gt;&lt;keyword&gt;Biomedicine&lt;/keyword&gt;&lt;keyword&gt;Electronic Medical Record (EMR)&lt;/keyword&gt;&lt;keyword&gt;Healthcare&lt;/keyword&gt;&lt;keyword&gt;Genomics&lt;/keyword&gt;&lt;/keywords&gt;&lt;dates&gt;&lt;year&gt;2016&lt;/year&gt;&lt;pub-dates&gt;&lt;date&gt;2016/01/01&lt;/date&gt;&lt;/pub-dates&gt;&lt;/dates&gt;&lt;publisher&gt;Springer International Publishing&lt;/publisher&gt;&lt;isbn&gt;978-3-319-28030-1&lt;/isbn&gt;&lt;urls&gt;&lt;related-urls&gt;&lt;url&gt;http://dx.doi.org/10.1007/978-3-319-28031-8_48&lt;/url&gt;&lt;url&gt;http://link.springer.com/chapter/10.1007%2F978-3-319-28031-8_48&lt;/url&gt;&lt;/related-urls&gt;&lt;/urls&gt;&lt;electronic-resource-num&gt;10.1007/978-3-319-28031-8_48&lt;/electronic-resource-num&gt;&lt;language&gt;English&lt;/language&gt;&lt;/record&gt;&lt;/Cite&gt;&lt;/EndNote&gt;</w:instrText>
      </w:r>
      <w:r w:rsidR="00E048E4">
        <w:fldChar w:fldCharType="separate"/>
      </w:r>
      <w:r w:rsidR="00993C0C">
        <w:rPr>
          <w:noProof/>
        </w:rPr>
        <w:t>(7)</w:t>
      </w:r>
      <w:r w:rsidR="00E048E4">
        <w:fldChar w:fldCharType="end"/>
      </w:r>
      <w:r w:rsidR="0050521F" w:rsidRPr="00F97379">
        <w:t xml:space="preserve">. </w:t>
      </w:r>
      <w:r w:rsidR="00EE7FDD" w:rsidRPr="00EE7FDD">
        <w:t>Big data analytics</w:t>
      </w:r>
      <w:r w:rsidR="00EE7FDD">
        <w:t xml:space="preserve"> based on well organized and linked datasets play</w:t>
      </w:r>
      <w:r w:rsidR="00AC6199">
        <w:t>s</w:t>
      </w:r>
      <w:r w:rsidR="00EE7FDD">
        <w:t xml:space="preserve"> a significant</w:t>
      </w:r>
      <w:r w:rsidR="00EE7FDD" w:rsidRPr="00EE7FDD">
        <w:t xml:space="preserve"> role in aiding the exploration and discovery process</w:t>
      </w:r>
      <w:r w:rsidR="00EE7FDD">
        <w:t xml:space="preserve"> as well as i</w:t>
      </w:r>
      <w:r w:rsidR="00EE7FDD" w:rsidRPr="00EE7FDD">
        <w:t>mproving the delivery of care</w:t>
      </w:r>
      <w:r w:rsidR="00993C0C">
        <w:fldChar w:fldCharType="begin">
          <w:fldData xml:space="preserve">PEVuZE5vdGU+PENpdGU+PEF1dGhvcj5SYWdodXBhdGhpPC9BdXRob3I+PFllYXI+MjAxNDwvWWVh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</w:fldData>
        </w:fldChar>
      </w:r>
      <w:r w:rsidR="00993C0C">
        <w:instrText xml:space="preserve"> ADDIN EN.CITE </w:instrText>
      </w:r>
      <w:r w:rsidR="00993C0C">
        <w:fldChar w:fldCharType="begin">
          <w:fldData xml:space="preserve">PEVuZE5vdGU+PENpdGU+PEF1dGhvcj5SYWdodXBhdGhpPC9BdXRob3I+PFllYXI+MjAxNDwvWWVh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</w:fldData>
        </w:fldChar>
      </w:r>
      <w:r w:rsidR="00993C0C">
        <w:instrText xml:space="preserve"> ADDIN EN.CITE.DATA </w:instrText>
      </w:r>
      <w:r w:rsidR="00993C0C">
        <w:fldChar w:fldCharType="end"/>
      </w:r>
      <w:r w:rsidR="00993C0C">
        <w:fldChar w:fldCharType="separate"/>
      </w:r>
      <w:r w:rsidR="00993C0C">
        <w:rPr>
          <w:noProof/>
        </w:rPr>
        <w:t>(8-10)</w:t>
      </w:r>
      <w:r w:rsidR="00993C0C">
        <w:fldChar w:fldCharType="end"/>
      </w:r>
      <w:r w:rsidR="00EE7FDD">
        <w:t>.</w:t>
      </w:r>
    </w:p>
    <w:p w14:paraId="43232AA4" w14:textId="0217C500" w:rsidR="002068CA" w:rsidRPr="00F97379" w:rsidRDefault="003D4654" w:rsidP="004B029F">
      <w:pPr>
        <w:pStyle w:val="paragraph"/>
        <w:ind w:firstLine="720"/>
        <w:rPr>
          <w:rFonts w:eastAsia="PMingLiU"/>
          <w:szCs w:val="24"/>
        </w:rPr>
        <w:pPrChange w:id="6" w:author="Korfiatis , Panagiotis, Ph.D." w:date="2016-03-18T09:53:00Z">
          <w:pPr>
            <w:pStyle w:val="paragraph"/>
          </w:pPr>
        </w:pPrChange>
      </w:pPr>
      <w:r w:rsidRPr="00F97379">
        <w:t xml:space="preserve">In this chapter, we describe a system we have constructed based on years of experience attempting to perform the above analysis. We believe that this system has unique </w:t>
      </w:r>
      <w:r w:rsidRPr="00F97379">
        <w:lastRenderedPageBreak/>
        <w:t>properties that will serve as a basis for moving medical imaging solidly into the ‘big data’ world, including flexible means to represent complex data, a highly scalable stor</w:t>
      </w:r>
      <w:r w:rsidR="00AC6199">
        <w:t>age structure</w:t>
      </w:r>
      <w:r w:rsidRPr="00F97379">
        <w:t xml:space="preserve"> for </w:t>
      </w:r>
      <w:r w:rsidR="00AC6199">
        <w:t>data</w:t>
      </w:r>
      <w:r w:rsidRPr="00F97379">
        <w:t>, graphical workflows to allow users to efficiently operate on large data sets, and integration with GPU-based grid</w:t>
      </w:r>
      <w:r w:rsidR="00AC6199">
        <w:t xml:space="preserve"> computers</w:t>
      </w:r>
      <w:r w:rsidRPr="00F97379">
        <w:t xml:space="preserve"> that a</w:t>
      </w:r>
      <w:r w:rsidR="00AC6199">
        <w:t>re</w:t>
      </w:r>
      <w:r w:rsidRPr="00F97379">
        <w:t xml:space="preserve"> critical </w:t>
      </w:r>
      <w:r w:rsidR="00AC6199">
        <w:t>to</w:t>
      </w:r>
      <w:r w:rsidRPr="00F97379">
        <w:t xml:space="preserve"> computing on large image sets</w:t>
      </w:r>
      <w:r w:rsidR="00993C0C">
        <w:fldChar w:fldCharType="begin"/>
      </w:r>
      <w:r w:rsidR="00993C0C">
        <w:instrText xml:space="preserve"> ADDIN EN.CITE &lt;EndNote&gt;&lt;Cite&gt;&lt;Author&gt;Schadt&lt;/Author&gt;&lt;Year&gt;2010&lt;/Year&gt;&lt;RecNum&gt;109&lt;/RecNum&gt;&lt;DisplayText&gt;(11)&lt;/DisplayText&gt;&lt;record&gt;&lt;rec-number&gt;109&lt;/rec-number&gt;&lt;foreign-keys&gt;&lt;key app="EN" db-id="aer2p2szsvrdd1e2e5dpftdoddtxwppff2t2" timestamp="1458254487"&gt;109&lt;/key&gt;&lt;/foreign-keys&gt;&lt;ref-type name="Journal Article"&gt;17&lt;/ref-type&gt;&lt;contributors&gt;&lt;authors&gt;&lt;author&gt;Schadt, E. E.&lt;/author&gt;&lt;author&gt;Linderman, M. D.&lt;/author&gt;&lt;author&gt;Sorenson, J.&lt;/author&gt;&lt;author&gt;Lee, L.&lt;/author&gt;&lt;author&gt;Nolan, G. P.&lt;/author&gt;&lt;/authors&gt;&lt;/contributors&gt;&lt;auth-address&gt;Pacific Biosciences, Menlo Park, California 94025, USA. eschadt@pacificbiosciences.com&lt;/auth-address&gt;&lt;titles&gt;&lt;title&gt;Computational solutions to large-scale data management and analysis&lt;/title&gt;&lt;secondary-title&gt;Nat Rev Genet&lt;/secondary-title&gt;&lt;/titles&gt;&lt;periodical&gt;&lt;full-title&gt;Nat Rev Genet&lt;/full-title&gt;&lt;/periodical&gt;&lt;pages&gt;647-57&lt;/pages&gt;&lt;volume&gt;11&lt;/volume&gt;&lt;number&gt;9&lt;/number&gt;&lt;keywords&gt;&lt;keyword&gt;Animals&lt;/keyword&gt;&lt;keyword&gt;Computational Biology/*methods&lt;/keyword&gt;&lt;keyword&gt;Genomics/methods&lt;/keyword&gt;&lt;keyword&gt;Humans&lt;/keyword&gt;&lt;keyword&gt;Sequence Analysis, DNA/methods&lt;/keyword&gt;&lt;/keywords&gt;&lt;dates&gt;&lt;year&gt;2010&lt;/year&gt;&lt;pub-dates&gt;&lt;date&gt;Sep&lt;/date&gt;&lt;/pub-dates&gt;&lt;/dates&gt;&lt;isbn&gt;1471-0064 (Electronic)&amp;#xD;1471-0056 (Linking)&lt;/isbn&gt;&lt;accession-num&gt;20717155&lt;/accession-num&gt;&lt;urls&gt;&lt;related-urls&gt;&lt;url&gt;http://www.ncbi.nlm.nih.gov/pubmed/20717155&lt;/url&gt;&lt;/related-urls&gt;&lt;/urls&gt;&lt;custom2&gt;PMC3124937&lt;/custom2&gt;&lt;electronic-resource-num&gt;10.1038/nrg2857&lt;/electronic-resource-num&gt;&lt;/record&gt;&lt;/Cite&gt;&lt;/EndNote&gt;</w:instrText>
      </w:r>
      <w:r w:rsidR="00993C0C">
        <w:fldChar w:fldCharType="separate"/>
      </w:r>
      <w:r w:rsidR="00993C0C">
        <w:rPr>
          <w:noProof/>
        </w:rPr>
        <w:t>(11)</w:t>
      </w:r>
      <w:r w:rsidR="00993C0C">
        <w:fldChar w:fldCharType="end"/>
      </w:r>
      <w:r w:rsidRPr="00F97379">
        <w:t>.</w:t>
      </w:r>
    </w:p>
    <w:p w14:paraId="3727B93C" w14:textId="77777777" w:rsidR="003D4654" w:rsidRPr="00F97379" w:rsidRDefault="003D4654" w:rsidP="003D4654">
      <w:pPr>
        <w:pStyle w:val="H1"/>
      </w:pPr>
      <w:r w:rsidRPr="00F97379">
        <w:t>Unique Requirements of Medical Image Big Data</w:t>
      </w:r>
    </w:p>
    <w:p w14:paraId="09F9FC9B" w14:textId="77777777" w:rsidR="003D4654" w:rsidRPr="00F97379" w:rsidRDefault="003D4654" w:rsidP="003D4654">
      <w:pPr>
        <w:pStyle w:val="H2"/>
      </w:pPr>
      <w:r w:rsidRPr="00F97379">
        <w:t xml:space="preserve">Image Data Formats: DICOM, </w:t>
      </w:r>
      <w:proofErr w:type="spellStart"/>
      <w:r w:rsidRPr="00F97379">
        <w:t>NIfTI</w:t>
      </w:r>
      <w:proofErr w:type="spellEnd"/>
      <w:r w:rsidRPr="00F97379">
        <w:t>, others</w:t>
      </w:r>
    </w:p>
    <w:p w14:paraId="565C7690" w14:textId="0362CDBE" w:rsidR="00B0696B" w:rsidRPr="00F97379" w:rsidRDefault="00B0696B" w:rsidP="00B0696B">
      <w:pPr>
        <w:pStyle w:val="paragraph"/>
      </w:pPr>
      <w:r w:rsidRPr="00F97379">
        <w:t xml:space="preserve">Most people are familiar with photographic standards for image files—JPEG, </w:t>
      </w:r>
      <w:r w:rsidR="0092306C" w:rsidRPr="00F97379">
        <w:t xml:space="preserve">TIFF, </w:t>
      </w:r>
      <w:r w:rsidRPr="00F97379">
        <w:t xml:space="preserve">PNG, and the like. These are designed to serve the needs of general photography, including support for RGB colour scheme, compression that saves space at the cost of perfect fidelity, and a simple header describing some of the characteristics of the </w:t>
      </w:r>
      <w:r w:rsidR="00AC6199">
        <w:t xml:space="preserve">photograph and </w:t>
      </w:r>
      <w:r w:rsidRPr="00F97379">
        <w:t xml:space="preserve">camera. </w:t>
      </w:r>
    </w:p>
    <w:p w14:paraId="343D4B41" w14:textId="37A8C444" w:rsidR="00B0696B" w:rsidRPr="00F97379" w:rsidRDefault="00B0696B" w:rsidP="004B029F">
      <w:pPr>
        <w:pStyle w:val="paragraph"/>
        <w:ind w:firstLine="720"/>
        <w:pPrChange w:id="7" w:author="Korfiatis , Panagiotis, Ph.D." w:date="2016-03-18T09:53:00Z">
          <w:pPr>
            <w:pStyle w:val="paragraph"/>
          </w:pPr>
        </w:pPrChange>
      </w:pPr>
      <w:r w:rsidRPr="00F97379">
        <w:t>Medical images share some similarity with photographic images</w:t>
      </w:r>
      <w:r w:rsidR="00AC6199">
        <w:t>—indeed in some cases, like</w:t>
      </w:r>
      <w:r w:rsidR="00113420">
        <w:t xml:space="preserve"> </w:t>
      </w:r>
      <w:r w:rsidRPr="00F97379">
        <w:t>endoscop</w:t>
      </w:r>
      <w:r w:rsidR="00113420">
        <w:t>y, ophthalmology, or skin photos use standard photographic methods</w:t>
      </w:r>
      <w:r w:rsidRPr="00F97379">
        <w:t>. Pathology images are similar, but typically have much larger number of pixels—often billions of pixels in an image</w:t>
      </w:r>
      <w:r w:rsidR="00113420">
        <w:t xml:space="preserve"> of an entire slide</w:t>
      </w:r>
      <w:r w:rsidRPr="00F97379">
        <w:t>. Radiologic images are unique in that most are grey scale only, and with a higher number of grey scales (16 bits or 65,536 grey levels) than photographic images. The result was that standards for photographic images did not support the needs of the early digital imaging modalities (which were mostly in radiology). The American College of Radiology (ACR) and the National Electrical Manufacturers association (NEMA)</w:t>
      </w:r>
      <w:r w:rsidR="00113420">
        <w:t xml:space="preserve"> r</w:t>
      </w:r>
      <w:r w:rsidRPr="00F97379">
        <w:t>ecognised the increasing need for standards for exchanging digital images, and developed the ACR-NEMA standard for medical images, which was released in 1985. The third version of ACR-NEMA dropped previously described hardware connection methods, and focused on an information model and exchange method that was generalized to non-radiology images, and was designed to be used over standard networks. This 3</w:t>
      </w:r>
      <w:r w:rsidRPr="00F97379">
        <w:rPr>
          <w:vertAlign w:val="superscript"/>
        </w:rPr>
        <w:t>rd</w:t>
      </w:r>
      <w:r w:rsidRPr="00F97379">
        <w:t xml:space="preserve"> version was therefore renamed from </w:t>
      </w:r>
      <w:r w:rsidR="00113420">
        <w:t>“</w:t>
      </w:r>
      <w:r w:rsidRPr="00F97379">
        <w:t>ACR-NEMA</w:t>
      </w:r>
      <w:r w:rsidR="00113420">
        <w:t>”</w:t>
      </w:r>
      <w:r w:rsidRPr="00F97379">
        <w:t xml:space="preserve"> to </w:t>
      </w:r>
      <w:r w:rsidR="00113420">
        <w:t>“</w:t>
      </w:r>
      <w:r w:rsidRPr="00F97379">
        <w:t>DICOM</w:t>
      </w:r>
      <w:r w:rsidR="00113420">
        <w:t>”</w:t>
      </w:r>
      <w:r w:rsidRPr="00F97379">
        <w:t xml:space="preserve"> (Digital Communications in Medicine)</w:t>
      </w:r>
      <w:r w:rsidR="00B926AE">
        <w:t xml:space="preserve"> </w:t>
      </w:r>
      <w:r w:rsidR="00264376">
        <w:fldChar w:fldCharType="begin"/>
      </w:r>
      <w:r w:rsidR="00993C0C">
        <w:instrText xml:space="preserve"> ADDIN EN.CITE &lt;EndNote&gt;&lt;Cite&gt;&lt;Author&gt;National Electrical Manufacturers Association.&lt;/Author&gt;&lt;Year&gt;1998&lt;/Year&gt;&lt;RecNum&gt;17&lt;/RecNum&gt;&lt;DisplayText&gt;(12)&lt;/DisplayText&gt;&lt;record&gt;&lt;rec-number&gt;17&lt;/rec-number&gt;&lt;foreign-keys&gt;&lt;key app="EN" db-id="aer2p2szsvrdd1e2e5dpftdoddtxwppff2t2" timestamp="1452292288"&gt;17&lt;/key&gt;&lt;/foreign-keys&gt;&lt;ref-type name="Book"&gt;6&lt;/ref-type&gt;&lt;contributors&gt;&lt;authors&gt;&lt;author&gt;National Electrical Manufacturers Association.,&lt;/author&gt;&lt;author&gt;American College of Radiology.,&lt;/author&gt;&lt;/authors&gt;&lt;/contributors&gt;&lt;titles&gt;&lt;title&gt;Digital imaging and communications in medicine (DICOM)&lt;/title&gt;&lt;/titles&gt;&lt;pages&gt;v. &amp;lt;1-8, 10-15&amp;gt;&lt;/pages&gt;&lt;keywords&gt;&lt;keyword&gt;Diagnostic imaging Digital techniques Standards.&lt;/keyword&gt;&lt;keyword&gt;Communication in medicine Standards.&lt;/keyword&gt;&lt;keyword&gt;Picture archiving and communication systems Standards.&lt;/keyword&gt;&lt;/keywords&gt;&lt;dates&gt;&lt;year&gt;1998&lt;/year&gt;&lt;/dates&gt;&lt;pub-location&gt;Washington, D.C.&lt;/pub-location&gt;&lt;publisher&gt;National Electrical Manufacturers Association&lt;/publisher&gt;&lt;accession-num&gt;1687326&lt;/accession-num&gt;&lt;call-num&gt;RC78.7.D53 D534 1998&lt;/call-num&gt;&lt;urls&gt;&lt;/urls&gt;&lt;/record&gt;&lt;/Cite&gt;&lt;/EndNote&gt;</w:instrText>
      </w:r>
      <w:r w:rsidR="00264376">
        <w:fldChar w:fldCharType="separate"/>
      </w:r>
      <w:r w:rsidR="00993C0C">
        <w:rPr>
          <w:noProof/>
        </w:rPr>
        <w:t>(12)</w:t>
      </w:r>
      <w:r w:rsidR="00264376">
        <w:fldChar w:fldCharType="end"/>
      </w:r>
      <w:r w:rsidRPr="00F97379">
        <w:t>.</w:t>
      </w:r>
      <w:r w:rsidR="00264376" w:rsidRPr="00264376">
        <w:t xml:space="preserve"> </w:t>
      </w:r>
      <w:r w:rsidRPr="00F97379">
        <w:t xml:space="preserve">The DICOM standard continues to evolve to support new imaging modalities and capabilities, and also new technical capabilities (e.g. </w:t>
      </w:r>
      <w:proofErr w:type="spellStart"/>
      <w:r w:rsidRPr="00F97379">
        <w:t>RESTful</w:t>
      </w:r>
      <w:proofErr w:type="spellEnd"/>
      <w:r w:rsidRPr="00F97379">
        <w:t xml:space="preserve"> interfaces). </w:t>
      </w:r>
      <w:r w:rsidR="00A95300" w:rsidRPr="00F97379">
        <w:t xml:space="preserve">For many years, DICOM defined each image as its own ‘object’ and thus its own file. While was fine for </w:t>
      </w:r>
      <w:proofErr w:type="spellStart"/>
      <w:r w:rsidR="00A95300" w:rsidRPr="00F97379">
        <w:t>radiographics</w:t>
      </w:r>
      <w:proofErr w:type="spellEnd"/>
      <w:r w:rsidR="00A95300" w:rsidRPr="00F97379">
        <w:t xml:space="preserve"> images, it was more problematic for </w:t>
      </w:r>
      <w:proofErr w:type="spellStart"/>
      <w:r w:rsidR="00A95300" w:rsidRPr="00F97379">
        <w:t>multislice</w:t>
      </w:r>
      <w:proofErr w:type="spellEnd"/>
      <w:r w:rsidR="00A95300" w:rsidRPr="00F97379">
        <w:t xml:space="preserve"> image techniques like CT and MR that naturally produce images that are effectively three-dimensional (3D). </w:t>
      </w:r>
      <w:r w:rsidRPr="00F97379">
        <w:t>DICOM does support 3D image formats and also image annotation methods, but adoption of these has been slow, leading to use of other file formats for imaging research</w:t>
      </w:r>
      <w:r w:rsidR="00264376">
        <w:t xml:space="preserve"> </w:t>
      </w:r>
      <w:r w:rsidR="00264376">
        <w:fldChar w:fldCharType="begin"/>
      </w:r>
      <w:r w:rsidR="00993C0C">
        <w:instrText xml:space="preserve"> ADDIN EN.CITE &lt;EndNote&gt;&lt;Cite&gt;&lt;Author&gt;Larobina&lt;/Author&gt;&lt;Year&gt;2014&lt;/Year&gt;&lt;RecNum&gt;20&lt;/RecNum&gt;&lt;DisplayText&gt;(13)&lt;/DisplayText&gt;&lt;record&gt;&lt;rec-number&gt;20&lt;/rec-number&gt;&lt;foreign-keys&gt;&lt;key app="EN" db-id="aer2p2szsvrdd1e2e5dpftdoddtxwppff2t2" timestamp="1452292411"&gt;20&lt;/key&gt;&lt;/foreign-keys&gt;&lt;ref-type name="Journal Article"&gt;17&lt;/ref-type&gt;&lt;contributors&gt;&lt;authors&gt;&lt;author&gt;Larobina, M.&lt;/author&gt;&lt;author&gt;Murino, L.&lt;/author&gt;&lt;/authors&gt;&lt;/contributors&gt;&lt;auth-address&gt;Istituto di Biostrutture e Bioimmagini, Consiglio Nazionale delle Ricerche, Via Tommaso De Amicis, 95, 80145, Naples, Italy, michele.larobina@cnr.it.&lt;/auth-address&gt;&lt;titles&gt;&lt;title&gt;Medical image file formats&lt;/title&gt;&lt;secondary-title&gt;J Digit Imaging&lt;/secondary-title&gt;&lt;/titles&gt;&lt;periodical&gt;&lt;full-title&gt;J Digit Imaging&lt;/full-title&gt;&lt;/periodical&gt;&lt;pages&gt;200-6&lt;/pages&gt;&lt;volume&gt;27&lt;/volume&gt;&lt;number&gt;2&lt;/number&gt;&lt;keywords&gt;&lt;keyword&gt;Humans&lt;/keyword&gt;&lt;keyword&gt;Image Enhancement/standards&lt;/keyword&gt;&lt;keyword&gt;Image Processing, Computer-Assisted/*standards&lt;/keyword&gt;&lt;keyword&gt;*Radiology Information Systems&lt;/keyword&gt;&lt;keyword&gt;Software&lt;/keyword&gt;&lt;/keywords&gt;&lt;dates&gt;&lt;year&gt;2014&lt;/year&gt;&lt;pub-dates&gt;&lt;date&gt;Apr&lt;/date&gt;&lt;/pub-dates&gt;&lt;/dates&gt;&lt;isbn&gt;1618-727X (Electronic)&amp;#xD;0897-1889 (Linking)&lt;/isbn&gt;&lt;accession-num&gt;24338090&lt;/accession-num&gt;&lt;urls&gt;&lt;related-urls&gt;&lt;url&gt;http://www.ncbi.nlm.nih.gov/pubmed/24338090&lt;/url&gt;&lt;/related-urls&gt;&lt;/urls&gt;&lt;custom2&gt;PMC3948928&lt;/custom2&gt;&lt;electronic-resource-num&gt;10.1007/s10278-013-9657-9&lt;/electronic-resource-num&gt;&lt;/record&gt;&lt;/Cite&gt;&lt;/EndNote&gt;</w:instrText>
      </w:r>
      <w:r w:rsidR="00264376">
        <w:fldChar w:fldCharType="separate"/>
      </w:r>
      <w:r w:rsidR="00993C0C">
        <w:rPr>
          <w:noProof/>
        </w:rPr>
        <w:t>(13)</w:t>
      </w:r>
      <w:r w:rsidR="00264376">
        <w:fldChar w:fldCharType="end"/>
      </w:r>
      <w:r w:rsidRPr="00F97379">
        <w:t>.</w:t>
      </w:r>
    </w:p>
    <w:p w14:paraId="2E7CC765" w14:textId="07629789" w:rsidR="00B0696B" w:rsidRPr="00F97379" w:rsidRDefault="007C08F0" w:rsidP="004B029F">
      <w:pPr>
        <w:pStyle w:val="paragraph"/>
        <w:ind w:firstLine="720"/>
        <w:rPr>
          <w:rFonts w:cs="Arial"/>
          <w:szCs w:val="18"/>
          <w:shd w:val="clear" w:color="auto" w:fill="FFFFFF"/>
        </w:rPr>
        <w:pPrChange w:id="8" w:author="Korfiatis , Panagiotis, Ph.D." w:date="2016-03-18T09:53:00Z">
          <w:pPr>
            <w:pStyle w:val="paragraph"/>
          </w:pPr>
        </w:pPrChange>
      </w:pPr>
      <w:r w:rsidRPr="00F97379">
        <w:rPr>
          <w:szCs w:val="18"/>
        </w:rPr>
        <w:t xml:space="preserve">An early popular file format </w:t>
      </w:r>
      <w:r w:rsidR="00113420">
        <w:rPr>
          <w:szCs w:val="18"/>
        </w:rPr>
        <w:t xml:space="preserve">for medical image research </w:t>
      </w:r>
      <w:r w:rsidRPr="00F97379">
        <w:rPr>
          <w:szCs w:val="18"/>
        </w:rPr>
        <w:t xml:space="preserve">was the Analyze© file format which had one small (384 bytes) header file, and a separate file which consisted of only image pixel data. The header proved too </w:t>
      </w:r>
      <w:r w:rsidR="00113420">
        <w:rPr>
          <w:szCs w:val="18"/>
        </w:rPr>
        <w:t>limiting</w:t>
      </w:r>
      <w:r w:rsidR="00113420" w:rsidRPr="00F97379">
        <w:rPr>
          <w:szCs w:val="18"/>
        </w:rPr>
        <w:t xml:space="preserve"> </w:t>
      </w:r>
      <w:r w:rsidRPr="00F97379">
        <w:rPr>
          <w:szCs w:val="18"/>
        </w:rPr>
        <w:t xml:space="preserve">for some uses, specifically its representation of image orientation, and was extended, resulting in the </w:t>
      </w:r>
      <w:r w:rsidRPr="00F97379">
        <w:rPr>
          <w:rFonts w:cs="Arial"/>
          <w:szCs w:val="18"/>
          <w:shd w:val="clear" w:color="auto" w:fill="FFFFFF"/>
        </w:rPr>
        <w:t>Neuroimaging Informatics Technology Initiative (</w:t>
      </w:r>
      <w:proofErr w:type="spellStart"/>
      <w:r w:rsidRPr="00F97379">
        <w:rPr>
          <w:rFonts w:cs="Arial"/>
          <w:szCs w:val="18"/>
          <w:shd w:val="clear" w:color="auto" w:fill="FFFFFF"/>
        </w:rPr>
        <w:t>NIfTI</w:t>
      </w:r>
      <w:proofErr w:type="spellEnd"/>
      <w:r w:rsidRPr="00F97379">
        <w:rPr>
          <w:rFonts w:cs="Arial"/>
          <w:szCs w:val="18"/>
          <w:shd w:val="clear" w:color="auto" w:fill="FFFFFF"/>
        </w:rPr>
        <w:t>) file format</w:t>
      </w:r>
      <w:r w:rsidR="00A95300" w:rsidRPr="00F97379">
        <w:rPr>
          <w:rFonts w:cs="Arial"/>
          <w:szCs w:val="18"/>
          <w:shd w:val="clear" w:color="auto" w:fill="FFFFFF"/>
        </w:rPr>
        <w:t xml:space="preserve"> (see http://brainder.org/2012/09/23/the-</w:t>
      </w:r>
      <w:r w:rsidR="00A95300" w:rsidRPr="00F97379">
        <w:rPr>
          <w:rFonts w:cs="Arial"/>
          <w:szCs w:val="18"/>
          <w:shd w:val="clear" w:color="auto" w:fill="FFFFFF"/>
        </w:rPr>
        <w:lastRenderedPageBreak/>
        <w:t>nifti-file-format/)</w:t>
      </w:r>
      <w:r w:rsidRPr="00F97379">
        <w:rPr>
          <w:rFonts w:cs="Arial"/>
          <w:szCs w:val="18"/>
          <w:shd w:val="clear" w:color="auto" w:fill="FFFFFF"/>
        </w:rPr>
        <w:t>.</w:t>
      </w:r>
      <w:r w:rsidR="00A95300" w:rsidRPr="00F97379">
        <w:rPr>
          <w:rFonts w:cs="Arial"/>
          <w:szCs w:val="18"/>
          <w:shd w:val="clear" w:color="auto" w:fill="FFFFFF"/>
        </w:rPr>
        <w:t xml:space="preserve"> There are other formats including </w:t>
      </w:r>
      <w:r w:rsidR="0092306C" w:rsidRPr="00F97379">
        <w:rPr>
          <w:rFonts w:cs="Arial"/>
          <w:szCs w:val="18"/>
          <w:shd w:val="clear" w:color="auto" w:fill="FFFFFF"/>
        </w:rPr>
        <w:t>Nearly Raw Raster Data (</w:t>
      </w:r>
      <w:r w:rsidR="00A95300" w:rsidRPr="00F97379">
        <w:rPr>
          <w:rFonts w:cs="Arial"/>
          <w:szCs w:val="18"/>
          <w:shd w:val="clear" w:color="auto" w:fill="FFFFFF"/>
        </w:rPr>
        <w:t>NRRD</w:t>
      </w:r>
      <w:r w:rsidR="0092306C" w:rsidRPr="00F97379">
        <w:rPr>
          <w:rFonts w:cs="Arial"/>
          <w:szCs w:val="18"/>
          <w:shd w:val="clear" w:color="auto" w:fill="FFFFFF"/>
        </w:rPr>
        <w:t xml:space="preserve">) (see </w:t>
      </w:r>
      <w:r w:rsidR="002E24E8">
        <w:fldChar w:fldCharType="begin"/>
      </w:r>
      <w:r w:rsidR="002E24E8">
        <w:instrText xml:space="preserve"> HYPERLINK "http://teem.sourceforge.net/nrrd/index.html" </w:instrText>
      </w:r>
      <w:r w:rsidR="002E24E8">
        <w:fldChar w:fldCharType="separate"/>
      </w:r>
      <w:r w:rsidR="0092306C" w:rsidRPr="00F97379">
        <w:rPr>
          <w:rStyle w:val="Hyperlink"/>
          <w:rFonts w:cs="Arial"/>
          <w:color w:val="auto"/>
          <w:szCs w:val="18"/>
          <w:shd w:val="clear" w:color="auto" w:fill="FFFFFF"/>
        </w:rPr>
        <w:t>http://teem.sourceforge.net/nrrd/index.html</w:t>
      </w:r>
      <w:r w:rsidR="002E24E8">
        <w:rPr>
          <w:rStyle w:val="Hyperlink"/>
          <w:rFonts w:cs="Arial"/>
          <w:color w:val="auto"/>
          <w:szCs w:val="18"/>
          <w:shd w:val="clear" w:color="auto" w:fill="FFFFFF"/>
        </w:rPr>
        <w:fldChar w:fldCharType="end"/>
      </w:r>
      <w:r w:rsidR="0092306C" w:rsidRPr="00F97379">
        <w:rPr>
          <w:rFonts w:cs="Arial"/>
          <w:szCs w:val="18"/>
          <w:shd w:val="clear" w:color="auto" w:fill="FFFFFF"/>
        </w:rPr>
        <w:t>)</w:t>
      </w:r>
      <w:r w:rsidR="00113420">
        <w:rPr>
          <w:rFonts w:cs="Arial"/>
          <w:szCs w:val="18"/>
          <w:shd w:val="clear" w:color="auto" w:fill="FFFFFF"/>
        </w:rPr>
        <w:t xml:space="preserve"> that are also used in medical image research</w:t>
      </w:r>
      <w:r w:rsidR="0092306C" w:rsidRPr="00F97379">
        <w:rPr>
          <w:rFonts w:cs="Arial"/>
          <w:szCs w:val="18"/>
          <w:shd w:val="clear" w:color="auto" w:fill="FFFFFF"/>
        </w:rPr>
        <w:t xml:space="preserve">. </w:t>
      </w:r>
    </w:p>
    <w:p w14:paraId="5C8BDB15" w14:textId="6C5C24A1" w:rsidR="0092306C" w:rsidRPr="00F97379" w:rsidRDefault="0092306C" w:rsidP="004B029F">
      <w:pPr>
        <w:pStyle w:val="paragraph"/>
        <w:ind w:firstLine="720"/>
        <w:rPr>
          <w:szCs w:val="18"/>
        </w:rPr>
        <w:pPrChange w:id="9" w:author="Korfiatis , Panagiotis, Ph.D." w:date="2016-03-18T09:54:00Z">
          <w:pPr>
            <w:pStyle w:val="paragraph"/>
          </w:pPr>
        </w:pPrChange>
      </w:pPr>
      <w:r w:rsidRPr="00F97379">
        <w:rPr>
          <w:rFonts w:cs="Arial"/>
          <w:szCs w:val="18"/>
          <w:shd w:val="clear" w:color="auto" w:fill="FFFFFF"/>
        </w:rPr>
        <w:t xml:space="preserve">In most cases, each file format is able to represent the relevant information fairly well. There are many tools to convert between the various formats. The main advantage of these alternative formats are that a complete 3 or more dimensional data set is stored in a single file, compared to the popular 2D DICOM option which can requires many 10’s to 1000’s of files. Which file is selected is largely driven by the applications one expects to use, and the file formats they support. </w:t>
      </w:r>
    </w:p>
    <w:p w14:paraId="03FA2BD0" w14:textId="77777777" w:rsidR="003D4654" w:rsidRPr="00F97379" w:rsidRDefault="003D4654" w:rsidP="00993C0C">
      <w:pPr>
        <w:pStyle w:val="paragraph"/>
      </w:pPr>
      <w:r w:rsidRPr="00F97379">
        <w:t>Data privacy issues</w:t>
      </w:r>
    </w:p>
    <w:p w14:paraId="6D4C91A8" w14:textId="3519DA58" w:rsidR="007F3B2A" w:rsidRPr="00F97379" w:rsidRDefault="00993C0C" w:rsidP="004B029F">
      <w:pPr>
        <w:pStyle w:val="paragraph"/>
        <w:ind w:firstLine="720"/>
        <w:pPrChange w:id="10" w:author="Korfiatis , Panagiotis, Ph.D." w:date="2016-03-18T09:54:00Z">
          <w:pPr>
            <w:pStyle w:val="paragraph"/>
          </w:pPr>
        </w:pPrChange>
      </w:pPr>
      <w:ins w:id="11" w:author="Korfiatis , Panagiotis, Ph.D." w:date="2016-03-17T17:42:00Z">
        <w:r w:rsidRPr="00993C0C">
          <w:t>One of the major concerns when managing</w:t>
        </w:r>
      </w:ins>
      <w:r w:rsidR="00EE7FDD">
        <w:t xml:space="preserve"> big data originating from medical practice is the data privacy. </w:t>
      </w:r>
      <w:r w:rsidR="007F3B2A" w:rsidRPr="00F97379">
        <w:t xml:space="preserve">Data privacy is a critical issue for all people, but in most jurisdictions there are specific requirements for how medical and health information must be kept private. One of the early comprehensive regulations on medical data privacy was the Health Insurance Portability and </w:t>
      </w:r>
      <w:r w:rsidR="00DC3DBD" w:rsidRPr="00F97379">
        <w:t>Accountability Act (HIPA</w:t>
      </w:r>
      <w:r w:rsidR="007F3B2A" w:rsidRPr="00F97379">
        <w:t>A)</w:t>
      </w:r>
      <w:r w:rsidR="00264376">
        <w:t xml:space="preserve"> </w:t>
      </w:r>
      <w:r w:rsidR="00264376">
        <w:fldChar w:fldCharType="begin"/>
      </w:r>
      <w:r>
        <w:instrText xml:space="preserve"> ADDIN EN.CITE &lt;EndNote&gt;&lt;Cite&gt;&lt;Author&gt;Services&lt;/Author&gt;&lt;RecNum&gt;21&lt;/RecNum&gt;&lt;DisplayText&gt;(14)&lt;/DisplayText&gt;&lt;record&gt;&lt;rec-number&gt;21&lt;/rec-number&gt;&lt;foreign-keys&gt;&lt;key app="EN" db-id="aer2p2szsvrdd1e2e5dpftdoddtxwppff2t2" timestamp="1452292682"&gt;21&lt;/key&gt;&lt;/foreign-keys&gt;&lt;ref-type name="Web Page"&gt;12&lt;/ref-type&gt;&lt;contributors&gt;&lt;authors&gt;&lt;author&gt;U.S. Department of Health &amp;amp; Human Services &lt;/author&gt;&lt;/authors&gt;&lt;/contributors&gt;&lt;titles&gt;&lt;title&gt;U.S. Department of Health &amp;amp; Human Services &lt;/title&gt;&lt;/titles&gt;&lt;volume&gt;2016&lt;/volume&gt;&lt;number&gt;01/01/2016&lt;/number&gt;&lt;dates&gt;&lt;/dates&gt;&lt;urls&gt;&lt;related-urls&gt;&lt;url&gt;http://www.hhs.gov/ocr/privacy/hipaa/understanding/summary/.&lt;/url&gt;&lt;/related-urls&gt;&lt;/urls&gt;&lt;/record&gt;&lt;/Cite&gt;&lt;/EndNote&gt;</w:instrText>
      </w:r>
      <w:r w:rsidR="00264376">
        <w:fldChar w:fldCharType="separate"/>
      </w:r>
      <w:r>
        <w:rPr>
          <w:noProof/>
        </w:rPr>
        <w:t>(14)</w:t>
      </w:r>
      <w:r w:rsidR="00264376">
        <w:fldChar w:fldCharType="end"/>
      </w:r>
      <w:r w:rsidR="007F3B2A" w:rsidRPr="00F97379">
        <w:t xml:space="preserve">. It specified what data was considered private and could not be exposed without patient consent, and penalties for when such data breeches occurred. In the case of textual medical data, even a casual reader can quickly determine if protected Health Information (PHI) is within a document. </w:t>
      </w:r>
    </w:p>
    <w:p w14:paraId="4A6A1F66" w14:textId="40155F83" w:rsidR="007F3B2A" w:rsidRPr="00F97379" w:rsidRDefault="007F3B2A" w:rsidP="004B029F">
      <w:pPr>
        <w:pStyle w:val="paragraph"/>
        <w:ind w:firstLine="720"/>
        <w:pPrChange w:id="12" w:author="Korfiatis , Panagiotis, Ph.D." w:date="2016-03-18T09:54:00Z">
          <w:pPr>
            <w:pStyle w:val="paragraph"/>
          </w:pPr>
        </w:pPrChange>
      </w:pPr>
      <w:r w:rsidRPr="00F97379">
        <w:t>Medical images are more difficult to assess</w:t>
      </w:r>
      <w:r w:rsidR="00FD7E0A">
        <w:t xml:space="preserve"> because</w:t>
      </w:r>
      <w:r w:rsidRPr="00F97379">
        <w:t xml:space="preserve"> DICOM images contain tags as part of the header that</w:t>
      </w:r>
      <w:r w:rsidR="00FD7E0A">
        <w:t xml:space="preserve"> ar</w:t>
      </w:r>
      <w:r w:rsidR="009A345A">
        <w:t>e</w:t>
      </w:r>
      <w:r w:rsidR="009A345A" w:rsidRPr="00F97379">
        <w:t xml:space="preserve"> </w:t>
      </w:r>
      <w:r w:rsidRPr="00F97379">
        <w:t xml:space="preserve">populated with PHI during the normal course of an imaging examination. Releasing such medical images with that information in tact without patient consent would </w:t>
      </w:r>
      <w:r w:rsidR="00DC3DBD" w:rsidRPr="00F97379">
        <w:t>represent a breech of HIPAA. Removing these</w:t>
      </w:r>
      <w:r w:rsidR="00FD7E0A">
        <w:t xml:space="preserve"> tags</w:t>
      </w:r>
      <w:r w:rsidR="00DC3DBD" w:rsidRPr="00F97379">
        <w:t>, and inserting some other identifier such as for research is straightforward to do</w:t>
      </w:r>
      <w:r w:rsidR="00FD7E0A">
        <w:t xml:space="preserve"> in most cases</w:t>
      </w:r>
      <w:r w:rsidR="00DC3DBD" w:rsidRPr="00F97379">
        <w:t>. However, in some cases, vendors may also place PHI in non-standard locations of the header</w:t>
      </w:r>
      <w:r w:rsidR="00FD7E0A">
        <w:t>, or may include as part of the pixel information in the image</w:t>
      </w:r>
      <w:r w:rsidR="00DC3DBD" w:rsidRPr="00F97379">
        <w:t xml:space="preserve">. In some cases this is done for compatibility with older software. In other cases, hospitals have been known to put PHI in fields that were </w:t>
      </w:r>
      <w:r w:rsidR="009A345A">
        <w:t>designated</w:t>
      </w:r>
      <w:r w:rsidR="00DC3DBD" w:rsidRPr="00F97379">
        <w:t xml:space="preserve"> for other purposes. It is these exceptional cases that make de-identification more challenging. Fortunately, putting PHI into non-standard locations is </w:t>
      </w:r>
      <w:proofErr w:type="gramStart"/>
      <w:r w:rsidR="00DC3DBD" w:rsidRPr="00F97379">
        <w:t>declining</w:t>
      </w:r>
      <w:proofErr w:type="gramEnd"/>
      <w:r w:rsidR="00DC3DBD" w:rsidRPr="00F97379">
        <w:t xml:space="preserve"> as awareness of these problems is becoming better known.</w:t>
      </w:r>
    </w:p>
    <w:p w14:paraId="628668EB" w14:textId="621ED2A2" w:rsidR="00DC3DBD" w:rsidRPr="00F97379" w:rsidRDefault="00DC3DBD" w:rsidP="004B029F">
      <w:pPr>
        <w:pStyle w:val="paragraph"/>
        <w:ind w:firstLine="720"/>
        <w:pPrChange w:id="13" w:author="Korfiatis , Panagiotis, Ph.D." w:date="2016-03-18T09:54:00Z">
          <w:pPr>
            <w:pStyle w:val="paragraph"/>
          </w:pPr>
        </w:pPrChange>
      </w:pPr>
      <w:r w:rsidRPr="00F97379">
        <w:t>Medical images may also contain PHI that is ‘burned into’ pixels</w:t>
      </w:r>
      <w:r w:rsidR="00FD7E0A">
        <w:t>—that is, the displayed image shows the PHI</w:t>
      </w:r>
      <w:r w:rsidRPr="00F97379">
        <w:t>. While easily recognized by humans, it is more difficult for computers to recognize such PHI. One may use Optical Character Recognition algorithms, but they may have false negatives and positives due to the actual image contents</w:t>
      </w:r>
      <w:r w:rsidR="00FD7E0A">
        <w:t xml:space="preserve"> looking like a character, or obscuring a character</w:t>
      </w:r>
      <w:r w:rsidRPr="00F97379">
        <w:t>. Fortunately, the practice of burning in PHI is also declining.</w:t>
      </w:r>
    </w:p>
    <w:p w14:paraId="2F6F6DEE" w14:textId="77777777" w:rsidR="003D4654" w:rsidRPr="00F97379" w:rsidRDefault="003D4654" w:rsidP="003D4654">
      <w:pPr>
        <w:pStyle w:val="H2"/>
      </w:pPr>
      <w:r w:rsidRPr="00F97379">
        <w:t>Connecting Images with image-specific metadata and other data</w:t>
      </w:r>
    </w:p>
    <w:p w14:paraId="6DD46CFB" w14:textId="367E4E38" w:rsidR="009645EE" w:rsidRPr="00F97379" w:rsidRDefault="009645EE" w:rsidP="009645EE">
      <w:pPr>
        <w:pStyle w:val="paragraph"/>
      </w:pPr>
      <w:r w:rsidRPr="00F97379">
        <w:t>When study of big data is conducted for clinical purposes, it may be appropriate to perform the research directly on medical records with the true medical record identifiers. This avoids the need for de-identification</w:t>
      </w:r>
      <w:r w:rsidR="00D12DEF" w:rsidRPr="00F97379">
        <w:t>,</w:t>
      </w:r>
      <w:r w:rsidRPr="00F97379">
        <w:t xml:space="preserve"> which can be slow and expensive for some types of data. The </w:t>
      </w:r>
      <w:r w:rsidRPr="00F97379">
        <w:lastRenderedPageBreak/>
        <w:t>medical record number usually makes it easy to tie various pieces of information for a subject together.</w:t>
      </w:r>
      <w:r w:rsidR="000A6902">
        <w:t xml:space="preserve"> </w:t>
      </w:r>
      <w:r w:rsidRPr="00F97379">
        <w:t>However, having PHI directly accessible by computer systems beyond the Electronic Health Record (EHR)</w:t>
      </w:r>
      <w:r w:rsidR="00264376">
        <w:fldChar w:fldCharType="begin"/>
      </w:r>
      <w:r w:rsidR="00993C0C">
        <w:instrText xml:space="preserve"> ADDIN EN.CITE &lt;EndNote&gt;&lt;Cite&gt;&lt;Author&gt;Hamilton&lt;/Author&gt;&lt;Year&gt;2013&lt;/Year&gt;&lt;RecNum&gt;55&lt;/RecNum&gt;&lt;DisplayText&gt;(15, 16)&lt;/DisplayText&gt;&lt;record&gt;&lt;rec-number&gt;55&lt;/rec-number&gt;&lt;foreign-keys&gt;&lt;key app="EN" db-id="aer2p2szsvrdd1e2e5dpftdoddtxwppff2t2" timestamp="1452292836"&gt;55&lt;/key&gt;&lt;/foreign-keys&gt;&lt;ref-type name="Book"&gt;6&lt;/ref-type&gt;&lt;contributors&gt;&lt;authors&gt;&lt;author&gt;Hamilton, Byron&lt;/author&gt;&lt;/authors&gt;&lt;/contributors&gt;&lt;titles&gt;&lt;title&gt;Electronic health records&lt;/title&gt;&lt;/titles&gt;&lt;pages&gt;p.&lt;/pages&gt;&lt;edition&gt;3rd&lt;/edition&gt;&lt;keywords&gt;&lt;keyword&gt;Medical records Data processing.&lt;/keyword&gt;&lt;keyword&gt;Electronic Health Records Problems and Exercises.&lt;/keyword&gt;&lt;/keywords&gt;&lt;dates&gt;&lt;year&gt;2013&lt;/year&gt;&lt;/dates&gt;&lt;pub-location&gt;New York&lt;/pub-location&gt;&lt;publisher&gt;McGraw-Hill&lt;/publisher&gt;&lt;isbn&gt;9780073402147 (alk. paper)&amp;#xD;0073402141 (alk. paper)&lt;/isbn&gt;&lt;accession-num&gt;17242693&lt;/accession-num&gt;&lt;call-num&gt;R864 .H32 2013&lt;/call-num&gt;&lt;urls&gt;&lt;/urls&gt;&lt;/record&gt;&lt;/Cite&gt;&lt;Cite&gt;&lt;Author&gt;Carter&lt;/Author&gt;&lt;Year&gt;2008&lt;/Year&gt;&lt;RecNum&gt;29&lt;/RecNum&gt;&lt;record&gt;&lt;rec-number&gt;29&lt;/rec-number&gt;&lt;foreign-keys&gt;&lt;key app="EN" db-id="aer2p2szsvrdd1e2e5dpftdoddtxwppff2t2" timestamp="1452292801"&gt;29&lt;/key&gt;&lt;/foreign-keys&gt;&lt;ref-type name="Book"&gt;6&lt;/ref-type&gt;&lt;contributors&gt;&lt;authors&gt;&lt;author&gt;Carter, Jerome H.&lt;/author&gt;&lt;author&gt;American College of Physicians (2003- ),&lt;/author&gt;&lt;/authors&gt;&lt;/contributors&gt;&lt;titles&gt;&lt;title&gt;Electronic health records : a guide for clinicians and administrators&lt;/title&gt;&lt;/titles&gt;&lt;pages&gt;xxi, 530 p.&lt;/pages&gt;&lt;edition&gt;2nd&lt;/edition&gt;&lt;keywords&gt;&lt;keyword&gt;Medical records Data processing.&lt;/keyword&gt;&lt;keyword&gt;Medical Records Systems, Computerized.&lt;/keyword&gt;&lt;keyword&gt;Forms and Records Control methods.&lt;/keyword&gt;&lt;/keywords&gt;&lt;dates&gt;&lt;year&gt;2008&lt;/year&gt;&lt;/dates&gt;&lt;pub-location&gt;Philadelphia&lt;/pub-location&gt;&lt;publisher&gt;ACP Press&lt;/publisher&gt;&lt;isbn&gt;9781930513976&lt;/isbn&gt;&lt;accession-num&gt;15101661&lt;/accession-num&gt;&lt;call-num&gt;R864 .A42 2008&lt;/call-num&gt;&lt;urls&gt;&lt;related-urls&gt;&lt;url&gt;Table of contents only http://www.loc.gov/catdir/toc/ecip086/2007049164.html&lt;/url&gt;&lt;/related-urls&gt;&lt;/urls&gt;&lt;/record&gt;&lt;/Cite&gt;&lt;/EndNote&gt;</w:instrText>
      </w:r>
      <w:r w:rsidR="00264376">
        <w:fldChar w:fldCharType="separate"/>
      </w:r>
      <w:r w:rsidR="00993C0C">
        <w:rPr>
          <w:noProof/>
        </w:rPr>
        <w:t>(15, 16)</w:t>
      </w:r>
      <w:r w:rsidR="00264376">
        <w:fldChar w:fldCharType="end"/>
      </w:r>
      <w:r w:rsidRPr="00F97379">
        <w:t xml:space="preserve"> represents increased risk of HIPAA or equivalent violation, and therefore is discouraged.</w:t>
      </w:r>
    </w:p>
    <w:p w14:paraId="6FEADC89" w14:textId="0EFE0494" w:rsidR="009645EE" w:rsidRPr="00F97379" w:rsidRDefault="009645EE" w:rsidP="004B029F">
      <w:pPr>
        <w:pStyle w:val="paragraph"/>
        <w:ind w:firstLine="720"/>
        <w:pPrChange w:id="14" w:author="Korfiatis , Panagiotis, Ph.D." w:date="2016-03-18T09:54:00Z">
          <w:pPr>
            <w:pStyle w:val="paragraph"/>
          </w:pPr>
        </w:pPrChange>
      </w:pPr>
      <w:r w:rsidRPr="00F97379">
        <w:t xml:space="preserve">Working on de-identified data substantially reduces the risk of releasing PHI during the course of big data research. This means that the de-identification step must be tailored for the type of data, and that the de-identification also be coordinated so that the same study identifier is used. While not complex in concept, implementation can be more </w:t>
      </w:r>
      <w:r w:rsidR="00FD7E0A">
        <w:t>difficult</w:t>
      </w:r>
      <w:r w:rsidR="00FD7E0A" w:rsidRPr="00F97379">
        <w:t xml:space="preserve"> </w:t>
      </w:r>
      <w:r w:rsidRPr="00F97379">
        <w:t xml:space="preserve">if there is a strong need for rapid data access. The challenge is that when a new patient arrives in an emergency room, their true identity may not be known for some time, but medical tests and notes will be generated with a ‘temporary ID’. How and when that temporary ID is changed to the final ID can be very different, and in some cases, a single temporary ID cannot be used in all systems. </w:t>
      </w:r>
    </w:p>
    <w:p w14:paraId="05DB9561" w14:textId="7B04D45F" w:rsidR="009645EE" w:rsidRPr="00F97379" w:rsidRDefault="009645EE" w:rsidP="004B029F">
      <w:pPr>
        <w:pStyle w:val="paragraph"/>
        <w:ind w:firstLine="720"/>
        <w:pPrChange w:id="15" w:author="Korfiatis , Panagiotis, Ph.D." w:date="2016-03-18T09:54:00Z">
          <w:pPr>
            <w:pStyle w:val="paragraph"/>
          </w:pPr>
        </w:pPrChange>
      </w:pPr>
      <w:r w:rsidRPr="00F97379">
        <w:t xml:space="preserve">Misidentified patients (e.g. same name) and correction of their data is a similar problem. And cases where there </w:t>
      </w:r>
      <w:r w:rsidR="00FD7E0A">
        <w:t>is</w:t>
      </w:r>
      <w:r w:rsidRPr="00F97379">
        <w:t xml:space="preserve"> more than 1 subject (e.g. the </w:t>
      </w:r>
      <w:r w:rsidR="006A5899" w:rsidRPr="00F97379">
        <w:t>foetus</w:t>
      </w:r>
      <w:r w:rsidRPr="00F97379">
        <w:t xml:space="preserve"> in a mother) also represent challenges that are manageable but must be considered up front. O</w:t>
      </w:r>
      <w:r w:rsidR="00FD7E0A">
        <w:t>bstetrical</w:t>
      </w:r>
      <w:r w:rsidRPr="00F97379">
        <w:t xml:space="preserve"> ultrasound images are nearly always of the </w:t>
      </w:r>
      <w:r w:rsidR="006A5899" w:rsidRPr="00F97379">
        <w:t>foetus</w:t>
      </w:r>
      <w:r w:rsidRPr="00F97379">
        <w:t xml:space="preserve">, but usually are collected under the ID of the mother. In the case of twins, it can be challenging to know which </w:t>
      </w:r>
      <w:r w:rsidR="006A5899" w:rsidRPr="00F97379">
        <w:t>foetus</w:t>
      </w:r>
      <w:r w:rsidR="00346606" w:rsidRPr="00F97379">
        <w:t xml:space="preserve"> is seen on a given image</w:t>
      </w:r>
      <w:r w:rsidR="00FC33E5">
        <w:t>, and such a notation is usually done by annotating the image (burning into pixels) rather than in a defined tag that is reliably computed</w:t>
      </w:r>
      <w:r w:rsidR="00346606" w:rsidRPr="00F97379">
        <w:t>.</w:t>
      </w:r>
    </w:p>
    <w:p w14:paraId="293FBB39" w14:textId="5483D08F" w:rsidR="00D12DEF" w:rsidRPr="00F97379" w:rsidRDefault="00D12DEF" w:rsidP="00AA02EA">
      <w:pPr>
        <w:pStyle w:val="H2"/>
      </w:pPr>
      <w:r w:rsidRPr="00F97379">
        <w:t>Computational Environment</w:t>
      </w:r>
    </w:p>
    <w:p w14:paraId="56C91A85" w14:textId="0E167442" w:rsidR="00D12DEF" w:rsidRPr="00F97379" w:rsidDel="004C3C5A" w:rsidRDefault="00D12DEF" w:rsidP="004C3C5A">
      <w:pPr>
        <w:pStyle w:val="paragraph"/>
        <w:rPr>
          <w:del w:id="16" w:author="Korfiatis , Panagiotis, Ph.D." w:date="2016-03-18T09:52:00Z"/>
        </w:rPr>
      </w:pPr>
      <w:r w:rsidRPr="00F97379">
        <w:t xml:space="preserve">Currently there is no </w:t>
      </w:r>
      <w:r w:rsidR="008C0D30">
        <w:t>standard or expected</w:t>
      </w:r>
      <w:r w:rsidR="008C0D30" w:rsidRPr="00F97379">
        <w:t xml:space="preserve"> </w:t>
      </w:r>
      <w:r w:rsidRPr="00F97379">
        <w:t>computational environment used for image and metadata analysis.</w:t>
      </w:r>
      <w:r w:rsidR="0050521F" w:rsidRPr="00F97379">
        <w:t xml:space="preserve"> Researchers utilize a variety of operating system, programming languages as well as libraries. Furthermore the tools can be deployed as </w:t>
      </w:r>
      <w:r w:rsidR="00B104DA" w:rsidRPr="00F97379">
        <w:t>command line executable, GUIs or more recently as web-based applications.</w:t>
      </w:r>
      <w:r w:rsidR="000A6902">
        <w:t xml:space="preserve"> </w:t>
      </w:r>
      <w:r w:rsidRPr="00F97379">
        <w:t xml:space="preserve">There is a plethora of computational tools available </w:t>
      </w:r>
      <w:r w:rsidR="00FC33E5">
        <w:t xml:space="preserve">but </w:t>
      </w:r>
      <w:r w:rsidRPr="00F97379">
        <w:t xml:space="preserve">setting them up </w:t>
      </w:r>
      <w:r w:rsidR="00FC33E5">
        <w:t xml:space="preserve">and </w:t>
      </w:r>
      <w:r w:rsidRPr="00F97379">
        <w:t xml:space="preserve">maintaining them poses challenges. </w:t>
      </w:r>
      <w:r w:rsidR="00B104DA" w:rsidRPr="00F97379">
        <w:t xml:space="preserve">Setting up the appropriate environment is challenging since the user has to </w:t>
      </w:r>
      <w:r w:rsidR="00FC33E5">
        <w:t>anticipate</w:t>
      </w:r>
      <w:r w:rsidR="00FC33E5" w:rsidRPr="00F97379">
        <w:t xml:space="preserve"> </w:t>
      </w:r>
      <w:r w:rsidR="00B104DA" w:rsidRPr="00F97379">
        <w:t>all the specific libraries and parameter</w:t>
      </w:r>
      <w:r w:rsidR="00FC33E5">
        <w:t>s that will be</w:t>
      </w:r>
      <w:r w:rsidR="00B104DA" w:rsidRPr="00F97379">
        <w:t xml:space="preserve"> used</w:t>
      </w:r>
      <w:r w:rsidR="00FC33E5">
        <w:t xml:space="preserve"> during later computational steps</w:t>
      </w:r>
      <w:r w:rsidR="00B104DA" w:rsidRPr="00F97379">
        <w:t xml:space="preserve">. </w:t>
      </w:r>
      <w:r w:rsidR="00FC33E5">
        <w:t>This is made more challenging because not all tools are available on any single platform</w:t>
      </w:r>
      <w:r w:rsidR="0048153A" w:rsidRPr="00F97379">
        <w:t xml:space="preserve">. </w:t>
      </w:r>
      <w:r w:rsidR="00FC33E5">
        <w:t xml:space="preserve">There is also an expectation of sharing data and algorithms, which also complicates </w:t>
      </w:r>
      <w:proofErr w:type="gramStart"/>
      <w:r w:rsidR="00FC33E5">
        <w:t>long term</w:t>
      </w:r>
      <w:proofErr w:type="gramEnd"/>
      <w:r w:rsidR="00FC33E5">
        <w:t xml:space="preserve"> support of a platform</w:t>
      </w:r>
      <w:r w:rsidR="00264376">
        <w:t>.</w:t>
      </w:r>
    </w:p>
    <w:p w14:paraId="60D9131C" w14:textId="0E76C413" w:rsidR="003D4654" w:rsidRPr="00F97379" w:rsidRDefault="003D4654" w:rsidP="004C3C5A">
      <w:pPr>
        <w:pStyle w:val="paragraph"/>
        <w:pPrChange w:id="17" w:author="Korfiatis , Panagiotis, Ph.D." w:date="2016-03-18T09:52:00Z">
          <w:pPr>
            <w:pStyle w:val="H2"/>
          </w:pPr>
        </w:pPrChange>
      </w:pPr>
      <w:del w:id="18" w:author="Korfiatis , Panagiotis, Ph.D." w:date="2016-03-18T09:52:00Z">
        <w:r w:rsidRPr="00F97379" w:rsidDel="004C3C5A">
          <w:delText>Computing on Medical Images</w:delText>
        </w:r>
      </w:del>
    </w:p>
    <w:p w14:paraId="2C28D5BE" w14:textId="155A8A70" w:rsidR="006A5899" w:rsidRPr="00F97379" w:rsidRDefault="006A5899" w:rsidP="004B029F">
      <w:pPr>
        <w:pStyle w:val="paragraph"/>
        <w:ind w:firstLine="720"/>
        <w:pPrChange w:id="19" w:author="Korfiatis , Panagiotis, Ph.D." w:date="2016-03-18T09:54:00Z">
          <w:pPr>
            <w:pStyle w:val="paragraph"/>
          </w:pPr>
        </w:pPrChange>
      </w:pPr>
      <w:r w:rsidRPr="00F97379">
        <w:t xml:space="preserve">Computation on medical images is very different from computation on </w:t>
      </w:r>
      <w:r w:rsidR="009A345A">
        <w:t xml:space="preserve">other data </w:t>
      </w:r>
      <w:r w:rsidR="00FC33E5">
        <w:t>types</w:t>
      </w:r>
      <w:ins w:id="20" w:author="Korfiatis , Panagiotis, Ph.D." w:date="2016-03-17T17:47:00Z">
        <w:r w:rsidR="00993C0C">
          <w:t xml:space="preserve"> </w:t>
        </w:r>
      </w:ins>
      <w:r w:rsidR="00993C0C">
        <w:fldChar w:fldCharType="begin">
          <w:fldData xml:space="preserve">PEVuZE5vdGU+PENpdGU+PEF1dGhvcj5EdW5jYW48L0F1dGhvcj48WWVhcj4yMDAwPC9ZZWFyPjxS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=
</w:fldData>
        </w:fldChar>
      </w:r>
      <w:r w:rsidR="00993C0C">
        <w:instrText xml:space="preserve"> ADDIN EN.CITE </w:instrText>
      </w:r>
      <w:r w:rsidR="00993C0C">
        <w:fldChar w:fldCharType="begin">
          <w:fldData xml:space="preserve">PEVuZE5vdGU+PENpdGU+PEF1dGhvcj5EdW5jYW48L0F1dGhvcj48WWVhcj4yMDAwPC9ZZWFyPjxS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=
</w:fldData>
        </w:fldChar>
      </w:r>
      <w:r w:rsidR="00993C0C">
        <w:instrText xml:space="preserve"> ADDIN EN.CITE.DATA </w:instrText>
      </w:r>
      <w:r w:rsidR="00993C0C">
        <w:fldChar w:fldCharType="end"/>
      </w:r>
      <w:r w:rsidR="00993C0C">
        <w:fldChar w:fldCharType="separate"/>
      </w:r>
      <w:r w:rsidR="00993C0C">
        <w:t>(17)</w:t>
      </w:r>
      <w:r w:rsidR="00993C0C">
        <w:fldChar w:fldCharType="end"/>
      </w:r>
      <w:r w:rsidRPr="00F97379">
        <w:t>. The fundamental unit in a medical image is the pixel, and the operations are those used in image processing in other fields: filtering, artefact correction, registration/alignment, and segmentation to name a few</w:t>
      </w:r>
      <w:r w:rsidR="009F181C">
        <w:t xml:space="preserve"> </w:t>
      </w:r>
      <w:r w:rsidR="009F181C">
        <w:fldChar w:fldCharType="begin"/>
      </w:r>
      <w:r w:rsidR="00993C0C">
        <w:instrText xml:space="preserve"> ADDIN EN.CITE &lt;EndNote&gt;&lt;Cite&gt;&lt;Author&gt;Dhawan&lt;/Author&gt;&lt;Year&gt;2003&lt;/Year&gt;&lt;RecNum&gt;80&lt;/RecNum&gt;&lt;DisplayText&gt;(18)&lt;/DisplayText&gt;&lt;record&gt;&lt;rec-number&gt;80&lt;/rec-number&gt;&lt;foreign-keys&gt;&lt;key app="EN" db-id="aer2p2szsvrdd1e2e5dpftdoddtxwppff2t2" timestamp="1452293052"&gt;80&lt;/key&gt;&lt;/foreign-keys&gt;&lt;ref-type name="Book"&gt;6&lt;/ref-type&gt;&lt;contributors&gt;&lt;authors&gt;&lt;author&gt;Dhawan, Atam P.&lt;/author&gt;&lt;/authors&gt;&lt;/contributors&gt;&lt;titles&gt;&lt;title&gt;Medical image analysis&lt;/title&gt;&lt;secondary-title&gt;IEEE Press series in biomedical engineering&lt;/secondary-title&gt;&lt;/titles&gt;&lt;pages&gt;xv, 315 p.&lt;/pages&gt;&lt;keywords&gt;&lt;keyword&gt;Diagnostic imaging.&lt;/keyword&gt;&lt;keyword&gt;Diagnostic Imaging methods.&lt;/keyword&gt;&lt;/keywords&gt;&lt;dates&gt;&lt;year&gt;2003&lt;/year&gt;&lt;/dates&gt;&lt;pub-location&gt;Hoboken, N.J.&amp;#xD;Piscataway, N.J.&lt;/pub-location&gt;&lt;publisher&gt;Wiley-Interscience ;&amp;#xD;IEEE Press&lt;/publisher&gt;&lt;isbn&gt;0471451312&lt;/isbn&gt;&lt;accession-num&gt;13433092&lt;/accession-num&gt;&lt;call-num&gt;RC78.7.D53 D48 2003&lt;/call-num&gt;&lt;urls&gt;&lt;related-urls&gt;&lt;url&gt;Contributor biographical information http://www.loc.gov/catdir/bios/wiley044/2003619419.html&lt;/url&gt;&lt;url&gt;Publisher description http://www.loc.gov/catdir/description/wiley041/2003619419.html&lt;/url&gt;&lt;url&gt;Table of contents only http://www.loc.gov/catdir/enhancements/fy0616/2003619419-t.html&lt;/url&gt;&lt;/related-urls&gt;&lt;/urls&gt;&lt;/record&gt;&lt;/Cite&gt;&lt;/EndNote&gt;</w:instrText>
      </w:r>
      <w:r w:rsidR="009F181C">
        <w:fldChar w:fldCharType="separate"/>
      </w:r>
      <w:r w:rsidR="00993C0C">
        <w:t>(18)</w:t>
      </w:r>
      <w:r w:rsidR="009F181C">
        <w:fldChar w:fldCharType="end"/>
      </w:r>
      <w:r w:rsidRPr="00F97379">
        <w:t xml:space="preserve">. </w:t>
      </w:r>
      <w:ins w:id="21" w:author="Korfiatis , Panagiotis, Ph.D." w:date="2016-03-17T17:50:00Z">
        <w:r w:rsidR="0098361D" w:rsidRPr="0098361D">
          <w:t xml:space="preserve">Medical image analysis </w:t>
        </w:r>
      </w:ins>
      <w:ins w:id="22" w:author="Korfiatis , Panagiotis, Ph.D." w:date="2016-03-17T17:51:00Z">
        <w:r w:rsidR="0098361D" w:rsidRPr="0098361D">
          <w:t>techniques</w:t>
        </w:r>
      </w:ins>
      <w:ins w:id="23" w:author="Korfiatis , Panagiotis, Ph.D." w:date="2016-03-17T17:50:00Z">
        <w:r w:rsidR="0098361D" w:rsidRPr="0098361D">
          <w:t xml:space="preserve"> are </w:t>
        </w:r>
      </w:ins>
      <w:ins w:id="24" w:author="Korfiatis , Panagiotis, Ph.D." w:date="2016-03-17T17:51:00Z">
        <w:r w:rsidR="0098361D" w:rsidRPr="0098361D">
          <w:t>aimed in quantification of disease, image enhancement, detection of changes</w:t>
        </w:r>
      </w:ins>
      <w:ins w:id="25" w:author="Korfiatis , Panagiotis, Ph.D." w:date="2016-03-17T17:52:00Z">
        <w:r w:rsidR="0098361D" w:rsidRPr="0098361D">
          <w:t xml:space="preserve"> or more generally </w:t>
        </w:r>
      </w:ins>
      <w:ins w:id="26" w:author="Korfiatis , Panagiotis, Ph.D." w:date="2016-03-17T17:53:00Z">
        <w:r w:rsidR="0098361D">
          <w:t>dealing with</w:t>
        </w:r>
        <w:r w:rsidR="0098361D" w:rsidRPr="0098361D">
          <w:t xml:space="preserve"> medical</w:t>
        </w:r>
        <w:r w:rsidR="0098361D">
          <w:t xml:space="preserve"> image based</w:t>
        </w:r>
        <w:r w:rsidR="0098361D" w:rsidRPr="0098361D">
          <w:t xml:space="preserve"> problems </w:t>
        </w:r>
      </w:ins>
      <w:ins w:id="27" w:author="Korfiatis , Panagiotis, Ph.D." w:date="2016-03-17T17:55:00Z">
        <w:r w:rsidR="0098361D">
          <w:t>originating from</w:t>
        </w:r>
      </w:ins>
      <w:ins w:id="28" w:author="Korfiatis , Panagiotis, Ph.D." w:date="2016-03-17T17:53:00Z">
        <w:r w:rsidR="0098361D">
          <w:t xml:space="preserve"> </w:t>
        </w:r>
        <w:r w:rsidR="0098361D" w:rsidRPr="0098361D">
          <w:t xml:space="preserve">different imaging modalities </w:t>
        </w:r>
        <w:r w:rsidR="0098361D">
          <w:t>utilizing</w:t>
        </w:r>
        <w:r w:rsidR="0098361D" w:rsidRPr="0098361D">
          <w:t xml:space="preserve"> digital image analysis techniques</w:t>
        </w:r>
      </w:ins>
      <w:r w:rsidR="0098361D">
        <w:fldChar w:fldCharType="begin">
          <w:fldData xml:space="preserve">PEVuZE5vdGU+PENpdGU+PEF1dGhvcj5Db3N0YXJpZG91PC9BdXRob3I+PFllYXI+MjAwNTwvWWVh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</w:fldData>
        </w:fldChar>
      </w:r>
      <w:r w:rsidR="0098361D">
        <w:instrText xml:space="preserve"> ADDIN EN.CITE </w:instrText>
      </w:r>
      <w:r w:rsidR="0098361D">
        <w:fldChar w:fldCharType="begin">
          <w:fldData xml:space="preserve">PEVuZE5vdGU+PENpdGU+PEF1dGhvcj5Db3N0YXJpZG91PC9BdXRob3I+PFllYXI+MjAwNTwvWWVh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</w:fldData>
        </w:fldChar>
      </w:r>
      <w:r w:rsidR="0098361D">
        <w:instrText xml:space="preserve"> ADDIN EN.CITE.DATA </w:instrText>
      </w:r>
      <w:r w:rsidR="0098361D">
        <w:fldChar w:fldCharType="end"/>
      </w:r>
      <w:r w:rsidR="0098361D">
        <w:fldChar w:fldCharType="separate"/>
      </w:r>
      <w:r w:rsidR="0098361D">
        <w:rPr>
          <w:noProof/>
        </w:rPr>
        <w:t>(18, 19)</w:t>
      </w:r>
      <w:r w:rsidR="0098361D">
        <w:fldChar w:fldCharType="end"/>
      </w:r>
      <w:ins w:id="29" w:author="Korfiatis , Panagiotis, Ph.D." w:date="2016-03-17T17:54:00Z">
        <w:r w:rsidR="0098361D">
          <w:t xml:space="preserve">. </w:t>
        </w:r>
      </w:ins>
      <w:r w:rsidRPr="00F97379">
        <w:t>While these</w:t>
      </w:r>
      <w:r w:rsidR="00EE7FDD">
        <w:t xml:space="preserve"> </w:t>
      </w:r>
      <w:r w:rsidR="00FC33E5">
        <w:t>computations</w:t>
      </w:r>
      <w:r w:rsidRPr="00F97379">
        <w:t xml:space="preserve"> are unique to imaging, later steps that include classification and </w:t>
      </w:r>
      <w:r w:rsidRPr="00F97379">
        <w:lastRenderedPageBreak/>
        <w:t>characterization</w:t>
      </w:r>
      <w:r w:rsidR="00EE7FDD">
        <w:t xml:space="preserve"> or more generally analytical methods</w:t>
      </w:r>
      <w:r w:rsidRPr="00F97379">
        <w:t xml:space="preserve"> are similar to other big data efforts</w:t>
      </w:r>
      <w:r w:rsidR="00EE7FDD">
        <w:t xml:space="preserve"> originating form different fields</w:t>
      </w:r>
      <w:r w:rsidR="00740098">
        <w:t xml:space="preserve"> </w:t>
      </w:r>
      <w:r w:rsidR="00740098">
        <w:fldChar w:fldCharType="begin"/>
      </w:r>
      <w:r w:rsidR="0098361D">
        <w:instrText xml:space="preserve"> ADDIN EN.CITE &lt;EndNote&gt;&lt;Cite&gt;&lt;Author&gt;Mohammed&lt;/Author&gt;&lt;Year&gt;2014&lt;/Year&gt;&lt;RecNum&gt;99&lt;/RecNum&gt;&lt;DisplayText&gt;(20)&lt;/DisplayText&gt;&lt;record&gt;&lt;rec-number&gt;99&lt;/rec-number&gt;&lt;foreign-keys&gt;&lt;key app="EN" db-id="aer2p2szsvrdd1e2e5dpftdoddtxwppff2t2" timestamp="1452300084"&gt;99&lt;/key&gt;&lt;/foreign-keys&gt;&lt;ref-type name="Journal Article"&gt;17&lt;/ref-type&gt;&lt;contributors&gt;&lt;authors&gt;&lt;author&gt;Mohammed, E. A.&lt;/author&gt;&lt;author&gt;Far, B. H.&lt;/author&gt;&lt;author&gt;Naugler, C.&lt;/author&gt;&lt;/authors&gt;&lt;/contributors&gt;&lt;auth-address&gt;Department of Electrical and Computer Engineering, Schulich School of Engineering, University of Calgary, Calgary, AB, Canada.&amp;#xD;Department of Pathology and Laboratory Medicine, University of Calgary and Calgary Laboratory Services, Calgary, AB, Canada.&lt;/auth-address&gt;&lt;titles&gt;&lt;title&gt;Applications of the MapReduce programming framework to clinical big data analysis: current landscape and future trends&lt;/title&gt;&lt;secondary-title&gt;BioData Min&lt;/secondary-title&gt;&lt;/titles&gt;&lt;periodical&gt;&lt;full-title&gt;BioData Min&lt;/full-title&gt;&lt;/periodical&gt;&lt;pages&gt;22&lt;/pages&gt;&lt;volume&gt;7&lt;/volume&gt;&lt;keywords&gt;&lt;keyword&gt;Big data&lt;/keyword&gt;&lt;keyword&gt;Bioinformatics&lt;/keyword&gt;&lt;keyword&gt;Clinical big data analysis&lt;/keyword&gt;&lt;keyword&gt;Clinical data analysis&lt;/keyword&gt;&lt;keyword&gt;Distributed programming&lt;/keyword&gt;&lt;keyword&gt;Hadoop&lt;/keyword&gt;&lt;keyword&gt;MapReduce&lt;/keyword&gt;&lt;/keywords&gt;&lt;dates&gt;&lt;year&gt;2014&lt;/year&gt;&lt;/dates&gt;&lt;isbn&gt;1756-0381 (Electronic)&amp;#xD;1756-0381 (Linking)&lt;/isbn&gt;&lt;accession-num&gt;25383096&lt;/accession-num&gt;&lt;urls&gt;&lt;related-urls&gt;&lt;url&gt;http://www.ncbi.nlm.nih.gov/pubmed/25383096&lt;/url&gt;&lt;/related-urls&gt;&lt;/urls&gt;&lt;custom2&gt;PMC4224309&lt;/custom2&gt;&lt;electronic-resource-num&gt;10.1186/1756-0381-7-22&lt;/electronic-resource-num&gt;&lt;/record&gt;&lt;/Cite&gt;&lt;/EndNote&gt;</w:instrText>
      </w:r>
      <w:r w:rsidR="00740098">
        <w:fldChar w:fldCharType="separate"/>
      </w:r>
      <w:r w:rsidR="0098361D">
        <w:rPr>
          <w:noProof/>
        </w:rPr>
        <w:t>(20)</w:t>
      </w:r>
      <w:r w:rsidR="00740098">
        <w:fldChar w:fldCharType="end"/>
      </w:r>
      <w:r w:rsidRPr="00F97379">
        <w:t>.</w:t>
      </w:r>
      <w:r w:rsidR="000A6902">
        <w:t xml:space="preserve"> </w:t>
      </w:r>
    </w:p>
    <w:p w14:paraId="02BEF63D" w14:textId="77777777" w:rsidR="003D4654" w:rsidRPr="00F97379" w:rsidRDefault="003D4654" w:rsidP="003D4654">
      <w:pPr>
        <w:pStyle w:val="H1"/>
      </w:pPr>
      <w:r w:rsidRPr="00F97379">
        <w:t>PESSCARA Design</w:t>
      </w:r>
    </w:p>
    <w:p w14:paraId="3C839BBC" w14:textId="0CC28FC1" w:rsidR="00B63C26" w:rsidRDefault="00FC33E5" w:rsidP="00806DAA">
      <w:pPr>
        <w:pStyle w:val="paragraph"/>
      </w:pPr>
      <w:r>
        <w:t xml:space="preserve">We have developed a Platform to Enable Sharing of Scientific Computing Algorithms and Research Assets (PESSCARA) to address </w:t>
      </w:r>
      <w:r w:rsidR="007F2A5F">
        <w:t>the challenges we see with big data in medical imaging</w:t>
      </w:r>
      <w:r>
        <w:t xml:space="preserve">. The central component of </w:t>
      </w:r>
      <w:r w:rsidR="00412B3C" w:rsidRPr="00F97379">
        <w:t xml:space="preserve">PESSCARA </w:t>
      </w:r>
      <w:r>
        <w:t>is</w:t>
      </w:r>
      <w:r w:rsidR="00412B3C" w:rsidRPr="00F97379">
        <w:t xml:space="preserve"> a </w:t>
      </w:r>
      <w:r w:rsidR="00A0386B" w:rsidRPr="00F97379">
        <w:t>Content Management System (CMS) that stores image data and metadata as objects. The CMS we chose</w:t>
      </w:r>
      <w:r w:rsidR="009F181C">
        <w:t xml:space="preserve"> </w:t>
      </w:r>
      <w:r w:rsidR="007F2A5F">
        <w:t xml:space="preserve">is </w:t>
      </w:r>
      <w:r w:rsidR="00A0386B" w:rsidRPr="00F97379">
        <w:t>TACTIC</w:t>
      </w:r>
      <w:r w:rsidR="007F2A5F">
        <w:t xml:space="preserve"> (</w:t>
      </w:r>
      <w:hyperlink r:id="rId10" w:history="1">
        <w:r w:rsidR="007F2A5F" w:rsidRPr="00BF30F8">
          <w:rPr>
            <w:rStyle w:val="Hyperlink"/>
          </w:rPr>
          <w:t>http://www.southpawtech.com</w:t>
        </w:r>
      </w:hyperlink>
      <w:proofErr w:type="gramStart"/>
      <w:r w:rsidR="007F2A5F">
        <w:t xml:space="preserve"> )</w:t>
      </w:r>
      <w:proofErr w:type="gramEnd"/>
      <w:r w:rsidR="009F181C">
        <w:t>,</w:t>
      </w:r>
      <w:r w:rsidR="00A0386B" w:rsidRPr="00F97379">
        <w:t xml:space="preserve"> an open source </w:t>
      </w:r>
      <w:r w:rsidR="007F66C7">
        <w:t>CMS</w:t>
      </w:r>
      <w:r w:rsidR="007F66C7" w:rsidRPr="00F97379">
        <w:t xml:space="preserve"> </w:t>
      </w:r>
      <w:r w:rsidR="00A0386B" w:rsidRPr="00F97379">
        <w:t>with a Python API to access objects</w:t>
      </w:r>
      <w:r w:rsidR="009F181C">
        <w:t xml:space="preserve"> </w:t>
      </w:r>
      <w:r w:rsidR="009F181C">
        <w:fldChar w:fldCharType="begin"/>
      </w:r>
      <w:r w:rsidR="0098361D">
        <w:instrText xml:space="preserve"> ADDIN EN.CITE &lt;EndNote&gt;&lt;Cite&gt;&lt;Author&gt;Technology&lt;/Author&gt;&lt;RecNum&gt;8&lt;/RecNum&gt;&lt;DisplayText&gt;(21)&lt;/DisplayText&gt;&lt;record&gt;&lt;rec-number&gt;8&lt;/rec-number&gt;&lt;foreign-keys&gt;&lt;key app="EN" db-id="aer2p2szsvrdd1e2e5dpftdoddtxwppff2t2" timestamp="1452270662"&gt;8&lt;/key&gt;&lt;/foreign-keys&gt;&lt;ref-type name="Web Page"&gt;12&lt;/ref-type&gt;&lt;contributors&gt;&lt;authors&gt;&lt;author&gt;Southpaw Technology&lt;/author&gt;&lt;/authors&gt;&lt;/contributors&gt;&lt;titles&gt;&lt;title&gt;TACTIC Digital Asset and Workflow Software. &lt;/title&gt;&lt;/titles&gt;&lt;volume&gt;2014&lt;/volume&gt;&lt;number&gt;01/01/2016&lt;/number&gt;&lt;dates&gt;&lt;/dates&gt;&lt;urls&gt;&lt;/urls&gt;&lt;/record&gt;&lt;/Cite&gt;&lt;/EndNote&gt;</w:instrText>
      </w:r>
      <w:r w:rsidR="009F181C">
        <w:fldChar w:fldCharType="separate"/>
      </w:r>
      <w:r w:rsidR="0098361D">
        <w:rPr>
          <w:noProof/>
        </w:rPr>
        <w:t>(21)</w:t>
      </w:r>
      <w:r w:rsidR="009F181C">
        <w:fldChar w:fldCharType="end"/>
      </w:r>
      <w:r w:rsidR="00A0386B" w:rsidRPr="00F97379">
        <w:t xml:space="preserve">. The Python API allows efficient </w:t>
      </w:r>
      <w:r w:rsidR="00B530F2" w:rsidRPr="00F97379">
        <w:t>development</w:t>
      </w:r>
      <w:r w:rsidR="00A0386B" w:rsidRPr="00F97379">
        <w:t xml:space="preserve"> and testing of image processing routines on </w:t>
      </w:r>
      <w:r w:rsidR="007F2A5F">
        <w:t xml:space="preserve">large sets of </w:t>
      </w:r>
      <w:r w:rsidR="00A0386B" w:rsidRPr="00F97379">
        <w:t>image objects</w:t>
      </w:r>
      <w:r w:rsidR="00B530F2">
        <w:t xml:space="preserve"> </w:t>
      </w:r>
      <w:r w:rsidR="00B530F2">
        <w:fldChar w:fldCharType="begin"/>
      </w:r>
      <w:r w:rsidR="0098361D">
        <w:instrText xml:space="preserve"> ADDIN EN.CITE &lt;EndNote&gt;&lt;Cite&gt;&lt;Author&gt;Korfiatis&lt;/Author&gt;&lt;Year&gt;2015&lt;/Year&gt;&lt;RecNum&gt;94&lt;/RecNum&gt;&lt;DisplayText&gt;(22)&lt;/DisplayText&gt;&lt;record&gt;&lt;rec-number&gt;94&lt;/rec-number&gt;&lt;foreign-keys&gt;&lt;key app="EN" db-id="aer2p2szsvrdd1e2e5dpftdoddtxwppff2t2" timestamp="1452295421"&gt;94&lt;/key&gt;&lt;/foreign-keys&gt;&lt;ref-type name="Journal Article"&gt;17&lt;/ref-type&gt;&lt;contributors&gt;&lt;authors&gt;&lt;author&gt;Korfiatis, P. D.&lt;/author&gt;&lt;author&gt;Kline, T. L.&lt;/author&gt;&lt;author&gt;Blezek, D. J.&lt;/author&gt;&lt;author&gt;Langer, S. G.&lt;/author&gt;&lt;author&gt;Ryan, W. J.&lt;/author&gt;&lt;author&gt;Erickson, B. J.&lt;/author&gt;&lt;/authors&gt;&lt;/contributors&gt;&lt;auth-address&gt;From the Departments of Radiology (P.D.K., T.L.K., S.G.L., B.J.E.) and Information Services (D.J.B., W.J.R.), Mayo Clinic, 200 1st St SW, Rochester, MN 55905.&lt;/auth-address&gt;&lt;titles&gt;&lt;title&gt;MIRMAID: A Content Management System for Medical Image Analysis Research&lt;/title&gt;&lt;secondary-title&gt;Radiographics&lt;/secondary-title&gt;&lt;/titles&gt;&lt;periodical&gt;&lt;full-title&gt;Radiographics&lt;/full-title&gt;&lt;/periodical&gt;&lt;pages&gt;1461-8&lt;/pages&gt;&lt;volume&gt;35&lt;/volume&gt;&lt;number&gt;5&lt;/number&gt;&lt;dates&gt;&lt;year&gt;2015&lt;/year&gt;&lt;pub-dates&gt;&lt;date&gt;Sep-Oct&lt;/date&gt;&lt;/pub-dates&gt;&lt;/dates&gt;&lt;isbn&gt;1527-1323 (Electronic)&amp;#xD;0271-5333 (Linking)&lt;/isbn&gt;&lt;accession-num&gt;26284301&lt;/accession-num&gt;&lt;urls&gt;&lt;related-urls&gt;&lt;url&gt;http://www.ncbi.nlm.nih.gov/pubmed/26284301&lt;/url&gt;&lt;/related-urls&gt;&lt;/urls&gt;&lt;custom2&gt;PMC4613872&lt;/custom2&gt;&lt;electronic-resource-num&gt;10.1148/rg.2015140031&lt;/electronic-resource-num&gt;&lt;/record&gt;&lt;/Cite&gt;&lt;/EndNote&gt;</w:instrText>
      </w:r>
      <w:r w:rsidR="00B530F2">
        <w:fldChar w:fldCharType="separate"/>
      </w:r>
      <w:r w:rsidR="0098361D">
        <w:rPr>
          <w:noProof/>
        </w:rPr>
        <w:t>(22)</w:t>
      </w:r>
      <w:r w:rsidR="00B530F2">
        <w:fldChar w:fldCharType="end"/>
      </w:r>
      <w:r w:rsidR="00B530F2">
        <w:t xml:space="preserve"> </w:t>
      </w:r>
      <w:r w:rsidR="00A0386B" w:rsidRPr="00F97379">
        <w:t xml:space="preserve">. </w:t>
      </w:r>
      <w:r w:rsidR="00B63C26">
        <w:t>TACTIC</w:t>
      </w:r>
      <w:r w:rsidR="00B63C26" w:rsidRPr="00F97379">
        <w:t xml:space="preserve"> manages both project data and files, with project data stored in the database and files stored in the file system. TACTIC can store any type of</w:t>
      </w:r>
      <w:r w:rsidR="00B63C26">
        <w:t xml:space="preserve"> data and </w:t>
      </w:r>
      <w:r w:rsidR="00B63C26" w:rsidRPr="00F97379">
        <w:t xml:space="preserve">image data </w:t>
      </w:r>
      <w:proofErr w:type="gramStart"/>
      <w:r w:rsidR="00B63C26" w:rsidRPr="00F97379">
        <w:t>format,</w:t>
      </w:r>
      <w:proofErr w:type="gramEnd"/>
      <w:r w:rsidR="00B63C26" w:rsidRPr="00F97379">
        <w:t xml:space="preserve"> including file formats commonly used in medical research, such as </w:t>
      </w:r>
      <w:proofErr w:type="spellStart"/>
      <w:r w:rsidR="00B63C26" w:rsidRPr="00F97379">
        <w:t>Analyze</w:t>
      </w:r>
      <w:proofErr w:type="spellEnd"/>
      <w:r w:rsidR="00B63C26" w:rsidRPr="00F97379">
        <w:t xml:space="preserve">, NRRD, </w:t>
      </w:r>
      <w:proofErr w:type="spellStart"/>
      <w:r w:rsidR="00B63C26" w:rsidRPr="00F97379">
        <w:t>NifTI</w:t>
      </w:r>
      <w:proofErr w:type="spellEnd"/>
      <w:r w:rsidR="00B63C26" w:rsidRPr="00F97379">
        <w:t xml:space="preserve">, and DICOM. </w:t>
      </w:r>
      <w:r w:rsidR="00A0386B" w:rsidRPr="00F97379">
        <w:t xml:space="preserve">The properties assigned to the </w:t>
      </w:r>
      <w:r w:rsidR="00B530F2" w:rsidRPr="00F97379">
        <w:t>image</w:t>
      </w:r>
      <w:r w:rsidR="00A0386B" w:rsidRPr="00F97379">
        <w:t xml:space="preserve"> objects can be used to select the subset of images to be processed, define the way that images are processed, </w:t>
      </w:r>
      <w:r w:rsidR="007F2A5F">
        <w:t>and</w:t>
      </w:r>
      <w:r w:rsidR="00A0386B" w:rsidRPr="00F97379">
        <w:t xml:space="preserve"> to capture some or all of the results of processing.</w:t>
      </w:r>
      <w:r w:rsidR="00A0386B" w:rsidRPr="00F97379" w:rsidDel="00A0386B">
        <w:t xml:space="preserve"> </w:t>
      </w:r>
      <w:r w:rsidR="00A0386B" w:rsidRPr="00F97379">
        <w:t>TACTIC also has a workflow engine</w:t>
      </w:r>
      <w:r w:rsidR="00412B3C" w:rsidRPr="00F97379">
        <w:t xml:space="preserve"> that can </w:t>
      </w:r>
      <w:r w:rsidR="007F2A5F">
        <w:t xml:space="preserve">execute a series of graphically defined steps. Finally, it has project management facilities that can address planning, </w:t>
      </w:r>
      <w:r w:rsidR="00412B3C" w:rsidRPr="00F97379">
        <w:t xml:space="preserve">data auditing and </w:t>
      </w:r>
      <w:r w:rsidR="007F2A5F">
        <w:t xml:space="preserve">other aspects of </w:t>
      </w:r>
      <w:r w:rsidR="00412B3C" w:rsidRPr="00F97379">
        <w:t xml:space="preserve">project management. </w:t>
      </w:r>
    </w:p>
    <w:p w14:paraId="3592CC66" w14:textId="7343E7A5" w:rsidR="00412B3C" w:rsidRPr="00F97379" w:rsidRDefault="00412B3C" w:rsidP="004B029F">
      <w:pPr>
        <w:pStyle w:val="paragraph"/>
        <w:ind w:firstLine="720"/>
        <w:pPrChange w:id="30" w:author="Korfiatis , Panagiotis, Ph.D." w:date="2016-03-18T09:54:00Z">
          <w:pPr>
            <w:pStyle w:val="paragraph"/>
          </w:pPr>
        </w:pPrChange>
      </w:pPr>
      <w:r w:rsidRPr="00F97379">
        <w:t xml:space="preserve">To assist communication with the computational environment, </w:t>
      </w:r>
      <w:r w:rsidR="007F2A5F">
        <w:t xml:space="preserve">we developed </w:t>
      </w:r>
      <w:r w:rsidRPr="00F97379">
        <w:t>a Python library (</w:t>
      </w:r>
      <w:proofErr w:type="spellStart"/>
      <w:r w:rsidRPr="00F97379">
        <w:t>tiPY</w:t>
      </w:r>
      <w:proofErr w:type="spellEnd"/>
      <w:r w:rsidRPr="00F97379">
        <w:t xml:space="preserve">) </w:t>
      </w:r>
      <w:r w:rsidR="008C0D30">
        <w:t>that</w:t>
      </w:r>
      <w:r w:rsidR="008C0D30" w:rsidRPr="00F97379">
        <w:t xml:space="preserve"> </w:t>
      </w:r>
      <w:r w:rsidRPr="00F97379">
        <w:t xml:space="preserve">facilitates input and output from </w:t>
      </w:r>
      <w:r w:rsidR="00A0386B" w:rsidRPr="00F97379">
        <w:t xml:space="preserve">TACTIC </w:t>
      </w:r>
      <w:r w:rsidRPr="00F97379">
        <w:t>(</w:t>
      </w:r>
      <w:r w:rsidRPr="00F97379">
        <w:fldChar w:fldCharType="begin"/>
      </w:r>
      <w:r w:rsidRPr="00F97379">
        <w:instrText xml:space="preserve"> REF _Ref313103324 \h </w:instrText>
      </w:r>
      <w:r w:rsidRPr="00F97379">
        <w:fldChar w:fldCharType="separate"/>
      </w:r>
      <w:r w:rsidR="00B3412B" w:rsidRPr="00F97379">
        <w:t xml:space="preserve">Figure </w:t>
      </w:r>
      <w:r w:rsidR="00B3412B">
        <w:rPr>
          <w:noProof/>
        </w:rPr>
        <w:t>1</w:t>
      </w:r>
      <w:r w:rsidRPr="00F97379">
        <w:fldChar w:fldCharType="end"/>
      </w:r>
      <w:r w:rsidRPr="00F97379">
        <w:t>).</w:t>
      </w:r>
      <w:r w:rsidR="000A6902">
        <w:t xml:space="preserve"> </w:t>
      </w:r>
      <w:r w:rsidRPr="00F97379">
        <w:t>The components of PESSCARA are open source and can be easily offered as a cloud solution</w:t>
      </w:r>
      <w:r w:rsidR="007F2A5F">
        <w:t>, but there is a commercial company that can provide support and feature development</w:t>
      </w:r>
      <w:r w:rsidRPr="00F97379">
        <w:t>. PESSCARA is the first system that provides the research community with an environment suitable to deal with the requirements of medical image analysis while supporting the spirit of open and accountable research.</w:t>
      </w:r>
    </w:p>
    <w:p w14:paraId="0F88916D" w14:textId="77777777" w:rsidR="00412B3C" w:rsidRPr="00F97379" w:rsidRDefault="00412B3C" w:rsidP="00D82743">
      <w:pPr>
        <w:pStyle w:val="H1"/>
        <w:keepNext/>
        <w:numPr>
          <w:ilvl w:val="0"/>
          <w:numId w:val="0"/>
        </w:numPr>
      </w:pPr>
      <w:r w:rsidRPr="00F97379">
        <w:rPr>
          <w:noProof/>
          <w:lang w:val="en-US" w:eastAsia="en-US"/>
        </w:rPr>
        <w:lastRenderedPageBreak/>
        <w:drawing>
          <wp:inline distT="0" distB="0" distL="0" distR="0" wp14:anchorId="5F713B77" wp14:editId="1F4E4CF6">
            <wp:extent cx="4088130" cy="2943737"/>
            <wp:effectExtent l="0" t="0" r="1270" b="3175"/>
            <wp:docPr id="1" name="Picture 1" descr="creen Shot 2014-12-13 at 7.30.12 P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en Shot 2014-12-13 at 7.30.12 PM.jpg"/>
                    <pic:cNvPicPr>
                      <a:picLocks noChangeAspect="1" noChangeArrowheads="1"/>
                    </pic:cNvPicPr>
                  </pic:nvPicPr>
                  <pic:blipFill rotWithShape="1">
                    <a:blip r:embed="rId11">
                      <a:extLst>
                        <a:ext uri="{28A0092B-C50C-407E-A947-70E740481C1C}">
                          <a14:useLocalDpi xmlns:a14="http://schemas.microsoft.com/office/drawing/2010/main" val="0"/>
                        </a:ext>
                      </a:extLst>
                    </a:blip>
                    <a:srcRect t="13784"/>
                    <a:stretch/>
                  </pic:blipFill>
                  <pic:spPr bwMode="auto">
                    <a:xfrm>
                      <a:off x="0" y="0"/>
                      <a:ext cx="4089772" cy="2944919"/>
                    </a:xfrm>
                    <a:prstGeom prst="rect">
                      <a:avLst/>
                    </a:prstGeom>
                    <a:noFill/>
                    <a:ln>
                      <a:noFill/>
                    </a:ln>
                    <a:extLst>
                      <a:ext uri="{53640926-AAD7-44d8-BBD7-CCE9431645EC}">
                        <a14:shadowObscured xmlns:a14="http://schemas.microsoft.com/office/drawing/2010/main"/>
                      </a:ext>
                    </a:extLst>
                  </pic:spPr>
                </pic:pic>
              </a:graphicData>
            </a:graphic>
          </wp:inline>
        </w:drawing>
      </w:r>
    </w:p>
    <w:p w14:paraId="7825BF00" w14:textId="7BF5EFDE" w:rsidR="00412B3C" w:rsidRPr="00F97379" w:rsidRDefault="00412B3C" w:rsidP="00BE3842">
      <w:pPr>
        <w:pStyle w:val="Caption"/>
        <w:rPr>
          <w:rFonts w:ascii="Times" w:hAnsi="Times"/>
          <w:color w:val="auto"/>
          <w:sz w:val="20"/>
        </w:rPr>
      </w:pPr>
      <w:bookmarkStart w:id="31" w:name="_Ref313103324"/>
      <w:r w:rsidRPr="00F97379">
        <w:rPr>
          <w:color w:val="auto"/>
        </w:rPr>
        <w:t xml:space="preserve">Figure </w:t>
      </w:r>
      <w:r w:rsidRPr="00F97379">
        <w:rPr>
          <w:color w:val="auto"/>
        </w:rPr>
        <w:fldChar w:fldCharType="begin"/>
      </w:r>
      <w:r w:rsidRPr="00F97379">
        <w:rPr>
          <w:color w:val="auto"/>
        </w:rPr>
        <w:instrText xml:space="preserve"> SEQ Figure \* ARABIC </w:instrText>
      </w:r>
      <w:r w:rsidRPr="00F97379">
        <w:rPr>
          <w:color w:val="auto"/>
        </w:rPr>
        <w:fldChar w:fldCharType="separate"/>
      </w:r>
      <w:r w:rsidR="00B3412B">
        <w:rPr>
          <w:noProof/>
          <w:color w:val="auto"/>
        </w:rPr>
        <w:t>1</w:t>
      </w:r>
      <w:r w:rsidRPr="00F97379">
        <w:rPr>
          <w:color w:val="auto"/>
        </w:rPr>
        <w:fldChar w:fldCharType="end"/>
      </w:r>
      <w:bookmarkEnd w:id="31"/>
      <w:r w:rsidRPr="00F97379">
        <w:rPr>
          <w:color w:val="auto"/>
        </w:rPr>
        <w:t>: Flowchart of the PESSCARA architecture</w:t>
      </w:r>
    </w:p>
    <w:p w14:paraId="72F92633" w14:textId="77777777" w:rsidR="003D4654" w:rsidRPr="00F97379" w:rsidRDefault="003D4654" w:rsidP="003D4654">
      <w:pPr>
        <w:pStyle w:val="H2"/>
      </w:pPr>
      <w:r w:rsidRPr="00F97379">
        <w:t xml:space="preserve">Databases </w:t>
      </w:r>
      <w:proofErr w:type="spellStart"/>
      <w:r w:rsidRPr="00F97379">
        <w:t>vs</w:t>
      </w:r>
      <w:proofErr w:type="spellEnd"/>
      <w:r w:rsidRPr="00F97379">
        <w:t xml:space="preserve"> content management</w:t>
      </w:r>
    </w:p>
    <w:p w14:paraId="20694A4B" w14:textId="279D5AC9" w:rsidR="0040592B" w:rsidRPr="00F97379" w:rsidRDefault="0097706B" w:rsidP="0040592B">
      <w:pPr>
        <w:pStyle w:val="paragraph"/>
      </w:pPr>
      <w:r w:rsidRPr="00F97379">
        <w:t xml:space="preserve">Databases </w:t>
      </w:r>
      <w:r w:rsidR="0040592B" w:rsidRPr="00F97379">
        <w:t>are</w:t>
      </w:r>
      <w:r w:rsidRPr="00F97379">
        <w:t xml:space="preserve"> </w:t>
      </w:r>
      <w:r w:rsidR="00B63C26">
        <w:t>widely used</w:t>
      </w:r>
      <w:r w:rsidRPr="00F97379">
        <w:t xml:space="preserve"> for storing </w:t>
      </w:r>
      <w:r w:rsidR="00A0386B" w:rsidRPr="00F97379">
        <w:t>data</w:t>
      </w:r>
      <w:r w:rsidRPr="00F97379">
        <w:t xml:space="preserve">. Although </w:t>
      </w:r>
      <w:r w:rsidR="00A0386B" w:rsidRPr="00F97379">
        <w:t xml:space="preserve">the </w:t>
      </w:r>
      <w:r w:rsidRPr="00F97379">
        <w:t xml:space="preserve">main technology behind a content management system is essentially a database, in </w:t>
      </w:r>
      <w:r w:rsidR="00A0386B" w:rsidRPr="00F97379">
        <w:t xml:space="preserve">a </w:t>
      </w:r>
      <w:r w:rsidRPr="00F97379">
        <w:t>CMS the content is not just a retrievable object</w:t>
      </w:r>
      <w:r w:rsidR="00A0386B" w:rsidRPr="00F97379">
        <w:t>, but</w:t>
      </w:r>
      <w:r w:rsidRPr="00F97379">
        <w:t xml:space="preserve"> </w:t>
      </w:r>
      <w:r w:rsidR="00B63C26">
        <w:t>also</w:t>
      </w:r>
      <w:r w:rsidR="00B63C26" w:rsidRPr="00F97379">
        <w:t xml:space="preserve"> </w:t>
      </w:r>
      <w:r w:rsidR="00A0386B" w:rsidRPr="00F97379">
        <w:t xml:space="preserve">is </w:t>
      </w:r>
      <w:r w:rsidRPr="00F97379">
        <w:t xml:space="preserve">an asset </w:t>
      </w:r>
      <w:r w:rsidR="00A0386B" w:rsidRPr="00F97379">
        <w:t>with properties. Such an object</w:t>
      </w:r>
      <w:r w:rsidRPr="00F97379">
        <w:t xml:space="preserve"> can be examined and </w:t>
      </w:r>
      <w:r w:rsidR="00B63C26">
        <w:t>displayed</w:t>
      </w:r>
      <w:r w:rsidR="00B63C26" w:rsidRPr="00F97379">
        <w:t xml:space="preserve"> </w:t>
      </w:r>
      <w:r w:rsidRPr="00F97379">
        <w:t>based on it</w:t>
      </w:r>
      <w:r w:rsidR="00A0386B" w:rsidRPr="00F97379">
        <w:t>s</w:t>
      </w:r>
      <w:r w:rsidRPr="00F97379">
        <w:t xml:space="preserve"> properties</w:t>
      </w:r>
      <w:r w:rsidR="00A0386B" w:rsidRPr="00F97379">
        <w:t>,</w:t>
      </w:r>
      <w:r w:rsidRPr="00F97379">
        <w:t xml:space="preserve"> and based on </w:t>
      </w:r>
      <w:r w:rsidR="00A0386B" w:rsidRPr="00F97379">
        <w:t xml:space="preserve">those </w:t>
      </w:r>
      <w:r w:rsidRPr="00F97379">
        <w:t>properties</w:t>
      </w:r>
      <w:r w:rsidR="00A0386B" w:rsidRPr="00F97379">
        <w:t>,</w:t>
      </w:r>
      <w:r w:rsidRPr="00F97379">
        <w:t xml:space="preserve"> can be related to any other asset in the CMS</w:t>
      </w:r>
      <w:r w:rsidR="0040592B" w:rsidRPr="00F97379">
        <w:t>.</w:t>
      </w:r>
      <w:r w:rsidR="000A6902">
        <w:t xml:space="preserve"> </w:t>
      </w:r>
      <w:r w:rsidR="00A0386B" w:rsidRPr="00F97379">
        <w:t xml:space="preserve">These additional capabilities make a </w:t>
      </w:r>
      <w:r w:rsidR="0040592B" w:rsidRPr="00F97379">
        <w:t xml:space="preserve">CMS </w:t>
      </w:r>
      <w:r w:rsidR="00A0386B" w:rsidRPr="00F97379">
        <w:t>an excellent</w:t>
      </w:r>
      <w:r w:rsidR="0040592B" w:rsidRPr="00F97379">
        <w:t xml:space="preserve"> tool to use </w:t>
      </w:r>
      <w:r w:rsidR="00A0386B" w:rsidRPr="00F97379">
        <w:t xml:space="preserve">for big data research, </w:t>
      </w:r>
      <w:r w:rsidR="0040592B" w:rsidRPr="00F97379">
        <w:t xml:space="preserve">since </w:t>
      </w:r>
      <w:r w:rsidR="00A0386B" w:rsidRPr="00F97379">
        <w:t xml:space="preserve">such </w:t>
      </w:r>
      <w:r w:rsidR="0040592B" w:rsidRPr="00F97379">
        <w:t xml:space="preserve">data are complex and require metadata in order to </w:t>
      </w:r>
      <w:r w:rsidR="00B63C26">
        <w:t>assure proper processing and interpretation, thus leading to</w:t>
      </w:r>
      <w:r w:rsidR="0040592B" w:rsidRPr="00F97379">
        <w:t xml:space="preserve"> meaningful information</w:t>
      </w:r>
      <w:r w:rsidR="009F181C">
        <w:t xml:space="preserve"> </w:t>
      </w:r>
      <w:r w:rsidR="009F181C">
        <w:fldChar w:fldCharType="begin">
          <w:fldData xml:space="preserve">PEVuZE5vdGU+PENpdGU+PEF1dGhvcj5MeW5jaDwvQXV0aG9yPjxZZWFyPjIwMDg8L1llYXI+PFJl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</w:fldData>
        </w:fldChar>
      </w:r>
      <w:r w:rsidR="0098361D">
        <w:instrText xml:space="preserve"> ADDIN EN.CITE </w:instrText>
      </w:r>
      <w:r w:rsidR="0098361D">
        <w:fldChar w:fldCharType="begin">
          <w:fldData xml:space="preserve">PEVuZE5vdGU+PENpdGU+PEF1dGhvcj5MeW5jaDwvQXV0aG9yPjxZZWFyPjIwMDg8L1llYXI+PFJl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</w:fldData>
        </w:fldChar>
      </w:r>
      <w:r w:rsidR="0098361D">
        <w:instrText xml:space="preserve"> ADDIN EN.CITE.DATA </w:instrText>
      </w:r>
      <w:r w:rsidR="0098361D">
        <w:fldChar w:fldCharType="end"/>
      </w:r>
      <w:r w:rsidR="009F181C">
        <w:fldChar w:fldCharType="separate"/>
      </w:r>
      <w:r w:rsidR="0098361D">
        <w:rPr>
          <w:noProof/>
        </w:rPr>
        <w:t>(6, 23)</w:t>
      </w:r>
      <w:r w:rsidR="009F181C">
        <w:fldChar w:fldCharType="end"/>
      </w:r>
      <w:r w:rsidR="0040592B" w:rsidRPr="00F97379">
        <w:t xml:space="preserve">. </w:t>
      </w:r>
    </w:p>
    <w:p w14:paraId="1764B249" w14:textId="56403C59" w:rsidR="0048153A" w:rsidRPr="00F97379" w:rsidRDefault="00AA02EA" w:rsidP="004B029F">
      <w:pPr>
        <w:pStyle w:val="paragraph"/>
        <w:ind w:firstLine="720"/>
        <w:pPrChange w:id="32" w:author="Korfiatis , Panagiotis, Ph.D." w:date="2016-03-18T09:54:00Z">
          <w:pPr>
            <w:pStyle w:val="paragraph"/>
          </w:pPr>
        </w:pPrChange>
      </w:pPr>
      <w:r w:rsidRPr="00F97379">
        <w:t xml:space="preserve">PESSCARA is designed to link image and associated metadata with the computational environment. </w:t>
      </w:r>
      <w:r w:rsidR="0048153A" w:rsidRPr="00F97379">
        <w:t>It allows users to focus on the content rather than database tables and gives great flexibility in assigning meaning to the various assets</w:t>
      </w:r>
      <w:r w:rsidR="0040592B" w:rsidRPr="00F97379">
        <w:t xml:space="preserve">. </w:t>
      </w:r>
      <w:r w:rsidR="00B63C26" w:rsidRPr="00F97379">
        <w:t xml:space="preserve">Content in our example (discussed later in this </w:t>
      </w:r>
      <w:r w:rsidR="00B63C26">
        <w:t>chapter</w:t>
      </w:r>
      <w:r w:rsidR="00B63C26" w:rsidRPr="00F97379">
        <w:t xml:space="preserve">) consists of image data, metadata, biomarker information, notes, and tags. </w:t>
      </w:r>
    </w:p>
    <w:p w14:paraId="3EDB252F" w14:textId="47243E85" w:rsidR="00BE3842" w:rsidRPr="00F97379" w:rsidRDefault="00BE3842" w:rsidP="004B029F">
      <w:pPr>
        <w:pStyle w:val="paragraph"/>
        <w:ind w:firstLine="720"/>
        <w:pPrChange w:id="33" w:author="Korfiatis , Panagiotis, Ph.D." w:date="2016-03-18T09:54:00Z">
          <w:pPr>
            <w:pStyle w:val="paragraph"/>
          </w:pPr>
        </w:pPrChange>
      </w:pPr>
      <w:r w:rsidRPr="00F97379">
        <w:t xml:space="preserve">TACTIC tracks the </w:t>
      </w:r>
      <w:r w:rsidR="00894ECC" w:rsidRPr="00F97379">
        <w:t xml:space="preserve">content </w:t>
      </w:r>
      <w:r w:rsidRPr="00F97379">
        <w:t xml:space="preserve">creation process, which in the case of </w:t>
      </w:r>
      <w:r w:rsidR="00B63C26">
        <w:t xml:space="preserve">medical image </w:t>
      </w:r>
      <w:r w:rsidRPr="00F97379">
        <w:t>research means the original acquired image</w:t>
      </w:r>
      <w:r w:rsidR="00894ECC" w:rsidRPr="00F97379">
        <w:t>,</w:t>
      </w:r>
      <w:r w:rsidRPr="00F97379">
        <w:t xml:space="preserve"> and all of its </w:t>
      </w:r>
      <w:r w:rsidR="00894ECC" w:rsidRPr="00F97379">
        <w:t xml:space="preserve">subsequent </w:t>
      </w:r>
      <w:r w:rsidRPr="00F97379">
        <w:t xml:space="preserve">processing steps until the final measured version. TACTIC allows tracking of data check-in and </w:t>
      </w:r>
      <w:proofErr w:type="gramStart"/>
      <w:r w:rsidRPr="00F97379">
        <w:t>check-out</w:t>
      </w:r>
      <w:proofErr w:type="gramEnd"/>
      <w:r w:rsidRPr="00F97379">
        <w:t xml:space="preserve"> by providing a mechanism to identify changes; it also employs a versioning system to record the history of the changes to specific content. </w:t>
      </w:r>
      <w:r w:rsidR="00B63C26">
        <w:t xml:space="preserve">It also includes user logins and authentication, </w:t>
      </w:r>
      <w:r w:rsidR="00B63C26">
        <w:lastRenderedPageBreak/>
        <w:t xml:space="preserve">allowing tracking of who performed certain steps and when. </w:t>
      </w:r>
      <w:r w:rsidRPr="00F97379">
        <w:t xml:space="preserve">Our adaptation of TACTIC for medical image research purposes was straightforward because medical images are digital content. </w:t>
      </w:r>
    </w:p>
    <w:p w14:paraId="63B0F99C" w14:textId="44E0A9DD" w:rsidR="0048153A" w:rsidRPr="00F97379" w:rsidRDefault="00AA02EA" w:rsidP="004B029F">
      <w:pPr>
        <w:pStyle w:val="paragraph"/>
        <w:ind w:firstLine="720"/>
        <w:pPrChange w:id="34" w:author="Korfiatis , Panagiotis, Ph.D." w:date="2016-03-18T09:54:00Z">
          <w:pPr>
            <w:pStyle w:val="paragraph"/>
          </w:pPr>
        </w:pPrChange>
      </w:pPr>
      <w:r w:rsidRPr="00F97379">
        <w:t xml:space="preserve">PESSCARA </w:t>
      </w:r>
      <w:r w:rsidR="00894ECC" w:rsidRPr="00F97379">
        <w:t>has</w:t>
      </w:r>
      <w:r w:rsidRPr="00F97379">
        <w:t xml:space="preserve"> a very flexible </w:t>
      </w:r>
      <w:proofErr w:type="gramStart"/>
      <w:r w:rsidRPr="00F97379">
        <w:t>data handling</w:t>
      </w:r>
      <w:proofErr w:type="gramEnd"/>
      <w:r w:rsidRPr="00F97379">
        <w:t xml:space="preserve"> schema </w:t>
      </w:r>
      <w:r w:rsidR="00BE3842" w:rsidRPr="00F97379">
        <w:t>(</w:t>
      </w:r>
      <w:r w:rsidR="00BE3842" w:rsidRPr="00F97379">
        <w:fldChar w:fldCharType="begin"/>
      </w:r>
      <w:r w:rsidR="00BE3842" w:rsidRPr="00F97379">
        <w:instrText xml:space="preserve"> REF _Ref313129378 \h </w:instrText>
      </w:r>
      <w:r w:rsidR="00BE3842" w:rsidRPr="00F97379">
        <w:fldChar w:fldCharType="separate"/>
      </w:r>
      <w:r w:rsidR="00B3412B" w:rsidRPr="00F97379">
        <w:t xml:space="preserve">Figure </w:t>
      </w:r>
      <w:r w:rsidR="00B3412B">
        <w:rPr>
          <w:noProof/>
        </w:rPr>
        <w:t>2</w:t>
      </w:r>
      <w:r w:rsidR="00BE3842" w:rsidRPr="00F97379">
        <w:fldChar w:fldCharType="end"/>
      </w:r>
      <w:r w:rsidR="00BE3842" w:rsidRPr="00F97379">
        <w:t xml:space="preserve">) </w:t>
      </w:r>
      <w:r w:rsidRPr="00F97379">
        <w:t xml:space="preserve">that can </w:t>
      </w:r>
      <w:r w:rsidR="00894ECC" w:rsidRPr="00F97379">
        <w:t>easily address the</w:t>
      </w:r>
      <w:r w:rsidRPr="00F97379">
        <w:t xml:space="preserve"> heterogeneous data </w:t>
      </w:r>
      <w:r w:rsidR="00894ECC" w:rsidRPr="00F97379">
        <w:t xml:space="preserve">that is a part of ‘big data’, </w:t>
      </w:r>
      <w:r w:rsidRPr="00F97379">
        <w:t>so it can adapt as new requirement</w:t>
      </w:r>
      <w:r w:rsidR="00894ECC" w:rsidRPr="00F97379">
        <w:t>s</w:t>
      </w:r>
      <w:r w:rsidRPr="00F97379">
        <w:t xml:space="preserve"> emerg</w:t>
      </w:r>
      <w:r w:rsidR="00894ECC" w:rsidRPr="00F97379">
        <w:t>e</w:t>
      </w:r>
      <w:r w:rsidRPr="00F97379">
        <w:t>.</w:t>
      </w:r>
      <w:r w:rsidR="00894ECC" w:rsidRPr="00F97379">
        <w:t xml:space="preserve"> Figure 2 shows the basic </w:t>
      </w:r>
      <w:proofErr w:type="gramStart"/>
      <w:r w:rsidR="00894ECC" w:rsidRPr="00F97379">
        <w:t>data handling</w:t>
      </w:r>
      <w:proofErr w:type="gramEnd"/>
      <w:r w:rsidR="00894ECC" w:rsidRPr="00F97379">
        <w:t xml:space="preserve"> schema that we have developed for medi</w:t>
      </w:r>
      <w:r w:rsidR="00B63C26">
        <w:t>c</w:t>
      </w:r>
      <w:r w:rsidR="00894ECC" w:rsidRPr="00F97379">
        <w:t>al imaging</w:t>
      </w:r>
      <w:r w:rsidR="00B63C26">
        <w:t xml:space="preserve"> research</w:t>
      </w:r>
      <w:r w:rsidR="00894ECC" w:rsidRPr="00F97379">
        <w:t>.</w:t>
      </w:r>
      <w:r w:rsidR="000A6902">
        <w:t xml:space="preserve"> </w:t>
      </w:r>
      <w:r w:rsidR="00894ECC" w:rsidRPr="00F97379">
        <w:t>It is easy to add other components to this schema to address other needs, for instance when genomics data needs to be processed, rather than simply included as data.</w:t>
      </w:r>
    </w:p>
    <w:p w14:paraId="107DD144" w14:textId="79E16CA2" w:rsidR="00BE3842" w:rsidRPr="00F97379" w:rsidRDefault="005D5D18" w:rsidP="004B029F">
      <w:pPr>
        <w:pStyle w:val="paragraph"/>
        <w:ind w:firstLine="720"/>
        <w:pPrChange w:id="35" w:author="Korfiatis , Panagiotis, Ph.D." w:date="2016-03-18T09:54:00Z">
          <w:pPr>
            <w:pStyle w:val="paragraph"/>
          </w:pPr>
        </w:pPrChange>
      </w:pPr>
      <w:r>
        <w:t xml:space="preserve">All the data are available though a </w:t>
      </w:r>
      <w:r w:rsidR="00B63C26">
        <w:t>Representational State (</w:t>
      </w:r>
      <w:r>
        <w:t>REST</w:t>
      </w:r>
      <w:r w:rsidR="00B63C26">
        <w:t>)</w:t>
      </w:r>
      <w:r>
        <w:t xml:space="preserve"> API design</w:t>
      </w:r>
      <w:r w:rsidR="00B63C26">
        <w:t>ed</w:t>
      </w:r>
      <w:r>
        <w:t xml:space="preserve"> to scale based on the request</w:t>
      </w:r>
      <w:r w:rsidR="00B63C26">
        <w:t>s</w:t>
      </w:r>
      <w:r>
        <w:t xml:space="preserve"> </w:t>
      </w:r>
      <w:r w:rsidR="00B63C26">
        <w:t>issued</w:t>
      </w:r>
      <w:r>
        <w:t xml:space="preserve"> from the analytical app</w:t>
      </w:r>
      <w:r w:rsidR="00B63C26">
        <w:t>lication</w:t>
      </w:r>
      <w:r>
        <w:t xml:space="preserve">s. </w:t>
      </w:r>
      <w:r w:rsidR="00B63C26">
        <w:t>Some of this is a part of TACTIC, though more of the management of computational tasks is through other components like sergeant and the grid engine (see Figure 1).</w:t>
      </w:r>
    </w:p>
    <w:p w14:paraId="045A3AC4" w14:textId="77777777" w:rsidR="00BE3842" w:rsidRPr="00F97379" w:rsidRDefault="00BE3842" w:rsidP="00BE3842">
      <w:pPr>
        <w:pStyle w:val="paragraph"/>
        <w:keepNext/>
      </w:pPr>
      <w:r w:rsidRPr="00F97379">
        <w:rPr>
          <w:noProof/>
          <w:lang w:val="en-US" w:eastAsia="en-US"/>
        </w:rPr>
        <w:drawing>
          <wp:inline distT="0" distB="0" distL="0" distR="0" wp14:anchorId="15A08A15" wp14:editId="522BFCBE">
            <wp:extent cx="2316230" cy="1422176"/>
            <wp:effectExtent l="0" t="0" r="0" b="635"/>
            <wp:docPr id="23" name="Picture 3" descr="Figure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Figure5.tif"/>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16654" cy="1422436"/>
                    </a:xfrm>
                    <a:prstGeom prst="rect">
                      <a:avLst/>
                    </a:prstGeom>
                  </pic:spPr>
                </pic:pic>
              </a:graphicData>
            </a:graphic>
          </wp:inline>
        </w:drawing>
      </w:r>
    </w:p>
    <w:p w14:paraId="60E3C919" w14:textId="3728C993" w:rsidR="00BE3842" w:rsidRPr="00F97379" w:rsidRDefault="00BE3842" w:rsidP="00BE3842">
      <w:pPr>
        <w:pStyle w:val="Caption"/>
        <w:rPr>
          <w:color w:val="auto"/>
        </w:rPr>
      </w:pPr>
      <w:bookmarkStart w:id="36" w:name="_Ref313129378"/>
      <w:r w:rsidRPr="00F97379">
        <w:rPr>
          <w:color w:val="auto"/>
        </w:rPr>
        <w:t xml:space="preserve">Figure </w:t>
      </w:r>
      <w:r w:rsidR="00F97379" w:rsidRPr="00F97379">
        <w:rPr>
          <w:color w:val="auto"/>
        </w:rPr>
        <w:fldChar w:fldCharType="begin"/>
      </w:r>
      <w:r w:rsidR="00F97379" w:rsidRPr="00F97379">
        <w:rPr>
          <w:color w:val="auto"/>
        </w:rPr>
        <w:instrText xml:space="preserve"> SEQ Figure \* ARABIC </w:instrText>
      </w:r>
      <w:r w:rsidR="00F97379" w:rsidRPr="00F97379">
        <w:rPr>
          <w:color w:val="auto"/>
        </w:rPr>
        <w:fldChar w:fldCharType="separate"/>
      </w:r>
      <w:r w:rsidR="00B3412B">
        <w:rPr>
          <w:noProof/>
          <w:color w:val="auto"/>
        </w:rPr>
        <w:t>2</w:t>
      </w:r>
      <w:r w:rsidR="00F97379" w:rsidRPr="00F97379">
        <w:rPr>
          <w:noProof/>
          <w:color w:val="auto"/>
        </w:rPr>
        <w:fldChar w:fldCharType="end"/>
      </w:r>
      <w:bookmarkEnd w:id="36"/>
      <w:r w:rsidRPr="00F97379">
        <w:rPr>
          <w:color w:val="auto"/>
        </w:rPr>
        <w:t>: Data handling schema logic</w:t>
      </w:r>
    </w:p>
    <w:p w14:paraId="5B3B5A87" w14:textId="77777777" w:rsidR="003D4654" w:rsidRPr="00F97379" w:rsidRDefault="003D4654" w:rsidP="003D4654">
      <w:pPr>
        <w:pStyle w:val="H2"/>
      </w:pPr>
      <w:r w:rsidRPr="00F97379">
        <w:t>Workflow</w:t>
      </w:r>
    </w:p>
    <w:p w14:paraId="3683EB7D" w14:textId="146659B0" w:rsidR="00E6190D" w:rsidRPr="00F97379" w:rsidRDefault="00E6190D" w:rsidP="00CF47F3">
      <w:pPr>
        <w:pStyle w:val="paragraph"/>
      </w:pPr>
      <w:r w:rsidRPr="00F97379">
        <w:t xml:space="preserve">When dealing with </w:t>
      </w:r>
      <w:r w:rsidR="00B63C26">
        <w:t xml:space="preserve">a </w:t>
      </w:r>
      <w:r w:rsidRPr="00F97379">
        <w:t xml:space="preserve">large </w:t>
      </w:r>
      <w:r w:rsidR="00894ECC" w:rsidRPr="00F97379">
        <w:t xml:space="preserve">number </w:t>
      </w:r>
      <w:r w:rsidRPr="00F97379">
        <w:t xml:space="preserve">of assets (data and metadata of any kind) it is crucial to have </w:t>
      </w:r>
      <w:r w:rsidR="00894ECC" w:rsidRPr="00F97379">
        <w:t xml:space="preserve">a </w:t>
      </w:r>
      <w:r w:rsidRPr="00F97379">
        <w:t xml:space="preserve">mechanism that can automate </w:t>
      </w:r>
      <w:r w:rsidR="00894ECC" w:rsidRPr="00F97379">
        <w:t>and efficiently execute</w:t>
      </w:r>
      <w:r w:rsidRPr="00F97379">
        <w:t xml:space="preserve"> specific </w:t>
      </w:r>
      <w:r w:rsidR="00FA06FF">
        <w:t xml:space="preserve">series of </w:t>
      </w:r>
      <w:r w:rsidRPr="00F97379">
        <w:t>actions on the data. In general</w:t>
      </w:r>
      <w:r w:rsidR="00894ECC" w:rsidRPr="00F97379">
        <w:t>,</w:t>
      </w:r>
      <w:r w:rsidRPr="00F97379">
        <w:t xml:space="preserve"> the workflows </w:t>
      </w:r>
      <w:r w:rsidR="00FA06FF">
        <w:t>in medical imaging research tend to be</w:t>
      </w:r>
      <w:r w:rsidRPr="00F97379">
        <w:t xml:space="preserve"> linear and simple to implement. For example</w:t>
      </w:r>
      <w:r w:rsidR="00894ECC" w:rsidRPr="00F97379">
        <w:t>,</w:t>
      </w:r>
      <w:r w:rsidRPr="00F97379">
        <w:t xml:space="preserve"> a data </w:t>
      </w:r>
      <w:r w:rsidR="00FA06FF">
        <w:t>importation/curation</w:t>
      </w:r>
      <w:r w:rsidR="00FA06FF" w:rsidRPr="00F97379">
        <w:t xml:space="preserve"> </w:t>
      </w:r>
      <w:r w:rsidRPr="00F97379">
        <w:t xml:space="preserve">task </w:t>
      </w:r>
      <w:r w:rsidR="00FA06FF">
        <w:t>typically begins by</w:t>
      </w:r>
      <w:r w:rsidRPr="00F97379">
        <w:t xml:space="preserve"> classify</w:t>
      </w:r>
      <w:r w:rsidR="00FA06FF">
        <w:t>ing</w:t>
      </w:r>
      <w:r w:rsidRPr="00F97379">
        <w:t xml:space="preserve"> the incoming </w:t>
      </w:r>
      <w:r w:rsidR="00894ECC" w:rsidRPr="00F97379">
        <w:t xml:space="preserve">image </w:t>
      </w:r>
      <w:r w:rsidRPr="00F97379">
        <w:t>data based on their type</w:t>
      </w:r>
      <w:r w:rsidR="00894ECC" w:rsidRPr="00F97379">
        <w:t>,</w:t>
      </w:r>
      <w:r w:rsidRPr="00F97379">
        <w:t xml:space="preserve"> </w:t>
      </w:r>
      <w:r w:rsidR="00894ECC" w:rsidRPr="00F97379">
        <w:t>convert</w:t>
      </w:r>
      <w:r w:rsidR="00FA06FF">
        <w:t>ing</w:t>
      </w:r>
      <w:r w:rsidR="00894ECC" w:rsidRPr="00F97379">
        <w:t xml:space="preserve"> the data to a format suitable for </w:t>
      </w:r>
      <w:r w:rsidR="00FA06FF">
        <w:t>subsequent analyses, placing new images on a queue for human</w:t>
      </w:r>
      <w:r w:rsidR="00894ECC" w:rsidRPr="00F97379">
        <w:t xml:space="preserve"> quality </w:t>
      </w:r>
      <w:r w:rsidR="00FA06FF" w:rsidRPr="00F97379">
        <w:t>c</w:t>
      </w:r>
      <w:r w:rsidR="00FA06FF">
        <w:t>ontrol where the system then displays selected images and enables the reviewer to approve or reject them</w:t>
      </w:r>
      <w:r w:rsidR="00C93560" w:rsidRPr="00F97379">
        <w:t>.</w:t>
      </w:r>
      <w:r w:rsidR="000A6902">
        <w:t xml:space="preserve">  </w:t>
      </w:r>
    </w:p>
    <w:p w14:paraId="48DEB593" w14:textId="2962AB84" w:rsidR="00B248DC" w:rsidRPr="00F97379" w:rsidRDefault="00E6190D" w:rsidP="004B029F">
      <w:pPr>
        <w:pStyle w:val="paragraph"/>
        <w:ind w:firstLine="720"/>
        <w:pPrChange w:id="37" w:author="Korfiatis , Panagiotis, Ph.D." w:date="2016-03-18T09:54:00Z">
          <w:pPr>
            <w:pStyle w:val="paragraph"/>
          </w:pPr>
        </w:pPrChange>
      </w:pPr>
      <w:r w:rsidRPr="00F97379">
        <w:t xml:space="preserve">PESSCARA supports </w:t>
      </w:r>
      <w:r w:rsidR="00894ECC" w:rsidRPr="00F97379">
        <w:t xml:space="preserve">such </w:t>
      </w:r>
      <w:r w:rsidRPr="00F97379">
        <w:t>workflows, which</w:t>
      </w:r>
      <w:r w:rsidR="00894ECC" w:rsidRPr="00F97379">
        <w:t xml:space="preserve"> may be developed either as python code, or </w:t>
      </w:r>
      <w:r w:rsidRPr="00F97379">
        <w:t xml:space="preserve">developed graphically </w:t>
      </w:r>
      <w:r w:rsidR="00894ECC" w:rsidRPr="00F97379">
        <w:t xml:space="preserve">using </w:t>
      </w:r>
      <w:r w:rsidRPr="00F97379">
        <w:t>the provided tool</w:t>
      </w:r>
      <w:r w:rsidR="00B248DC" w:rsidRPr="00F97379">
        <w:t xml:space="preserve"> (</w:t>
      </w:r>
      <w:r w:rsidR="00412B3C" w:rsidRPr="00F97379">
        <w:fldChar w:fldCharType="begin"/>
      </w:r>
      <w:r w:rsidR="00412B3C" w:rsidRPr="00F97379">
        <w:instrText xml:space="preserve"> REF _Ref313100930 \h </w:instrText>
      </w:r>
      <w:r w:rsidR="00412B3C" w:rsidRPr="00F97379">
        <w:fldChar w:fldCharType="separate"/>
      </w:r>
      <w:r w:rsidR="00B3412B" w:rsidRPr="00F97379">
        <w:t xml:space="preserve">Figure </w:t>
      </w:r>
      <w:r w:rsidR="00B3412B">
        <w:rPr>
          <w:noProof/>
        </w:rPr>
        <w:t>3</w:t>
      </w:r>
      <w:r w:rsidR="00412B3C" w:rsidRPr="00F97379">
        <w:fldChar w:fldCharType="end"/>
      </w:r>
      <w:r w:rsidR="00B248DC" w:rsidRPr="00F97379">
        <w:t>)</w:t>
      </w:r>
      <w:r w:rsidR="00C93560" w:rsidRPr="00F97379">
        <w:t xml:space="preserve">. </w:t>
      </w:r>
      <w:r w:rsidR="00894ECC" w:rsidRPr="00F97379">
        <w:t xml:space="preserve">PESSCARA </w:t>
      </w:r>
      <w:r w:rsidR="00C93560" w:rsidRPr="00F97379">
        <w:t>user</w:t>
      </w:r>
      <w:r w:rsidR="00894ECC" w:rsidRPr="00F97379">
        <w:t>s may</w:t>
      </w:r>
      <w:r w:rsidR="00C93560" w:rsidRPr="00F97379">
        <w:t xml:space="preserve"> design workflows and set the </w:t>
      </w:r>
      <w:r w:rsidR="00894ECC" w:rsidRPr="00F97379">
        <w:t xml:space="preserve">events that </w:t>
      </w:r>
      <w:r w:rsidR="00C93560" w:rsidRPr="00F97379">
        <w:t>trigger</w:t>
      </w:r>
      <w:r w:rsidR="00894ECC" w:rsidRPr="00F97379">
        <w:t xml:space="preserve"> workflow</w:t>
      </w:r>
      <w:r w:rsidR="00C93560" w:rsidRPr="00F97379">
        <w:t>s</w:t>
      </w:r>
      <w:r w:rsidR="00894ECC" w:rsidRPr="00F97379">
        <w:t>,</w:t>
      </w:r>
      <w:r w:rsidR="00C93560" w:rsidRPr="00F97379">
        <w:t xml:space="preserve"> and </w:t>
      </w:r>
      <w:r w:rsidR="00894ECC" w:rsidRPr="00F97379">
        <w:t xml:space="preserve">define </w:t>
      </w:r>
      <w:r w:rsidR="00C93560" w:rsidRPr="00F97379">
        <w:t xml:space="preserve">the users </w:t>
      </w:r>
      <w:r w:rsidR="00FA06FF">
        <w:t>who are allowed to perform human</w:t>
      </w:r>
      <w:r w:rsidR="00894ECC" w:rsidRPr="00F97379">
        <w:t xml:space="preserve"> </w:t>
      </w:r>
      <w:r w:rsidR="00C93560" w:rsidRPr="00F97379">
        <w:t>step</w:t>
      </w:r>
      <w:r w:rsidR="00894ECC" w:rsidRPr="00F97379">
        <w:t>s</w:t>
      </w:r>
      <w:r w:rsidR="00C93560" w:rsidRPr="00F97379">
        <w:t>.</w:t>
      </w:r>
      <w:r w:rsidR="000A6902">
        <w:t xml:space="preserve"> </w:t>
      </w:r>
      <w:r w:rsidR="00C93560" w:rsidRPr="00F97379">
        <w:t>Task</w:t>
      </w:r>
      <w:r w:rsidR="00FA06FF">
        <w:t>s</w:t>
      </w:r>
      <w:r w:rsidR="00C93560" w:rsidRPr="00F97379">
        <w:t xml:space="preserve"> within the workflow can be calls to REST APIs, python code, or notifications. </w:t>
      </w:r>
    </w:p>
    <w:p w14:paraId="5A5C566C" w14:textId="62C73D5B" w:rsidR="00B248DC" w:rsidRPr="00F97379" w:rsidRDefault="00B248DC" w:rsidP="004B029F">
      <w:pPr>
        <w:pStyle w:val="paragraph"/>
        <w:ind w:firstLine="720"/>
        <w:pPrChange w:id="38" w:author="Korfiatis , Panagiotis, Ph.D." w:date="2016-03-18T09:54:00Z">
          <w:pPr>
            <w:pStyle w:val="paragraph"/>
          </w:pPr>
        </w:pPrChange>
      </w:pPr>
      <w:r w:rsidRPr="00F97379">
        <w:lastRenderedPageBreak/>
        <w:t>The workflows can be initialized based on even</w:t>
      </w:r>
      <w:r w:rsidR="00894ECC" w:rsidRPr="00F97379">
        <w:t>t</w:t>
      </w:r>
      <w:r w:rsidRPr="00F97379">
        <w:t xml:space="preserve">s that can be either automated or </w:t>
      </w:r>
      <w:r w:rsidR="00F97379" w:rsidRPr="00F97379">
        <w:t>manual</w:t>
      </w:r>
      <w:r w:rsidR="00FA06FF">
        <w:t>ly</w:t>
      </w:r>
      <w:r w:rsidRPr="00F97379">
        <w:t xml:space="preserve"> controlled by a user or a pre</w:t>
      </w:r>
      <w:r w:rsidR="00F97379">
        <w:t>-</w:t>
      </w:r>
      <w:r w:rsidRPr="00F97379">
        <w:t>specified group.</w:t>
      </w:r>
      <w:r w:rsidR="000A6902">
        <w:t xml:space="preserve"> </w:t>
      </w:r>
    </w:p>
    <w:p w14:paraId="4B70A641" w14:textId="36F377AF" w:rsidR="00B248DC" w:rsidRPr="00F97379" w:rsidRDefault="00C93560" w:rsidP="00AA02EA">
      <w:pPr>
        <w:pStyle w:val="paragraph"/>
        <w:keepNext/>
      </w:pPr>
      <w:r w:rsidRPr="00F97379">
        <w:t xml:space="preserve"> </w:t>
      </w:r>
      <w:ins w:id="39" w:author="Korfiatis , Panagiotis, Ph.D." w:date="2016-03-18T09:42:00Z">
        <w:r w:rsidR="00E84221">
          <w:rPr>
            <w:noProof/>
            <w:lang w:val="en-US" w:eastAsia="en-US"/>
          </w:rPr>
          <w:drawing>
            <wp:inline distT="0" distB="0" distL="0" distR="0" wp14:anchorId="42670BBB" wp14:editId="50EE4C78">
              <wp:extent cx="4674235" cy="2721610"/>
              <wp:effectExtent l="0" t="0" r="0" b="0"/>
              <wp:docPr id="9" name="Picture 9" descr="Macintosh HD:Users:m112447:Documents:Screenshots:Screen Shot 2016-03-18 at 9.41.56 AM.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m112447:Documents:Screenshots:Screen Shot 2016-03-18 at 9.41.56 AM.PD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4235" cy="2721610"/>
                      </a:xfrm>
                      <a:prstGeom prst="rect">
                        <a:avLst/>
                      </a:prstGeom>
                      <a:noFill/>
                      <a:ln>
                        <a:noFill/>
                      </a:ln>
                    </pic:spPr>
                  </pic:pic>
                </a:graphicData>
              </a:graphic>
            </wp:inline>
          </w:drawing>
        </w:r>
      </w:ins>
    </w:p>
    <w:p w14:paraId="293CB1AC" w14:textId="7E035273" w:rsidR="00E6190D" w:rsidRPr="00F97379" w:rsidRDefault="00B248DC" w:rsidP="00AA02EA">
      <w:pPr>
        <w:pStyle w:val="Caption"/>
        <w:rPr>
          <w:color w:val="auto"/>
        </w:rPr>
      </w:pPr>
      <w:bookmarkStart w:id="40" w:name="_Ref313100930"/>
      <w:bookmarkStart w:id="41" w:name="_Ref313100905"/>
      <w:r w:rsidRPr="00F97379">
        <w:rPr>
          <w:color w:val="auto"/>
        </w:rPr>
        <w:t xml:space="preserve">Figure </w:t>
      </w:r>
      <w:r w:rsidRPr="00F97379">
        <w:rPr>
          <w:color w:val="auto"/>
        </w:rPr>
        <w:fldChar w:fldCharType="begin"/>
      </w:r>
      <w:r w:rsidRPr="00F97379">
        <w:rPr>
          <w:color w:val="auto"/>
        </w:rPr>
        <w:instrText xml:space="preserve"> SEQ Figure \* ARABIC </w:instrText>
      </w:r>
      <w:r w:rsidRPr="00F97379">
        <w:rPr>
          <w:color w:val="auto"/>
        </w:rPr>
        <w:fldChar w:fldCharType="separate"/>
      </w:r>
      <w:r w:rsidR="00B3412B">
        <w:rPr>
          <w:noProof/>
          <w:color w:val="auto"/>
        </w:rPr>
        <w:t>3</w:t>
      </w:r>
      <w:r w:rsidRPr="00F97379">
        <w:rPr>
          <w:color w:val="auto"/>
        </w:rPr>
        <w:fldChar w:fldCharType="end"/>
      </w:r>
      <w:bookmarkEnd w:id="40"/>
      <w:r w:rsidRPr="00F97379">
        <w:rPr>
          <w:color w:val="auto"/>
        </w:rPr>
        <w:t xml:space="preserve">: </w:t>
      </w:r>
      <w:bookmarkStart w:id="42" w:name="_Ref313100912"/>
      <w:r w:rsidRPr="00F97379">
        <w:rPr>
          <w:color w:val="auto"/>
        </w:rPr>
        <w:t>Snapshot of the pipeline creation tool. The pipeline workflow is used to depict the steps that a particular series need to undergo.</w:t>
      </w:r>
      <w:bookmarkEnd w:id="41"/>
      <w:bookmarkEnd w:id="42"/>
    </w:p>
    <w:p w14:paraId="0F0CE275" w14:textId="77777777" w:rsidR="003D4654" w:rsidRPr="00F97379" w:rsidRDefault="003D4654" w:rsidP="003D4654">
      <w:pPr>
        <w:pStyle w:val="H2"/>
      </w:pPr>
      <w:r w:rsidRPr="00F97379">
        <w:t>Grid Computing</w:t>
      </w:r>
    </w:p>
    <w:p w14:paraId="69D4F230" w14:textId="004F7645" w:rsidR="00E6258D" w:rsidRPr="00F97379" w:rsidRDefault="00F97379" w:rsidP="00160C94">
      <w:pPr>
        <w:pStyle w:val="paragraph"/>
      </w:pPr>
      <w:r w:rsidRPr="00544B13">
        <w:t xml:space="preserve">PESSCARA </w:t>
      </w:r>
      <w:r w:rsidR="00C93560" w:rsidRPr="00F97379">
        <w:t xml:space="preserve">currently leverages the power of grid computing </w:t>
      </w:r>
      <w:r w:rsidR="00C609C1" w:rsidRPr="00F97379">
        <w:t xml:space="preserve">utilizing </w:t>
      </w:r>
      <w:r w:rsidR="00C609C1" w:rsidRPr="00F97379">
        <w:rPr>
          <w:i/>
        </w:rPr>
        <w:t>sergeant</w:t>
      </w:r>
      <w:ins w:id="43" w:author="Korfiatis , Panagiotis, Ph.D." w:date="2016-03-18T09:43:00Z">
        <w:r w:rsidR="00683BDE">
          <w:rPr>
            <w:i/>
          </w:rPr>
          <w:t xml:space="preserve"> (</w:t>
        </w:r>
        <w:r w:rsidR="00683BDE" w:rsidRPr="00683BDE">
          <w:rPr>
            <w:i/>
          </w:rPr>
          <w:t>https://github.com/potis/sergeant</w:t>
        </w:r>
        <w:r w:rsidR="00683BDE">
          <w:rPr>
            <w:i/>
          </w:rPr>
          <w:t>)</w:t>
        </w:r>
      </w:ins>
      <w:r w:rsidR="00D874E8">
        <w:rPr>
          <w:i/>
        </w:rPr>
        <w:t>,</w:t>
      </w:r>
      <w:r w:rsidR="00C609C1" w:rsidRPr="00F97379">
        <w:t xml:space="preserve"> </w:t>
      </w:r>
      <w:r w:rsidR="00894ECC" w:rsidRPr="00F97379">
        <w:t xml:space="preserve">which is </w:t>
      </w:r>
      <w:r w:rsidR="00C609C1" w:rsidRPr="00F97379">
        <w:t>an open source tool that enables the deployment</w:t>
      </w:r>
      <w:r w:rsidR="00CF47F3" w:rsidRPr="00F97379">
        <w:t xml:space="preserve"> of </w:t>
      </w:r>
      <w:r w:rsidR="00C609C1" w:rsidRPr="00F97379">
        <w:t>code as web apps.</w:t>
      </w:r>
      <w:r w:rsidR="000A6902">
        <w:t xml:space="preserve"> </w:t>
      </w:r>
      <w:r w:rsidR="00CF47F3" w:rsidRPr="00F97379">
        <w:t>This enables easy scalability, since the web app can be hosted on a cloud based infrastructure design.</w:t>
      </w:r>
      <w:r w:rsidR="000A6902">
        <w:t xml:space="preserve"> </w:t>
      </w:r>
      <w:r w:rsidR="00CF47F3" w:rsidRPr="00F97379">
        <w:t xml:space="preserve">Sergeant offers the ability to interact with each web app through a REST API, making it easier for people to utilize </w:t>
      </w:r>
      <w:r w:rsidR="00D874E8">
        <w:t>an</w:t>
      </w:r>
      <w:r w:rsidR="00D874E8" w:rsidRPr="00F97379">
        <w:t xml:space="preserve"> </w:t>
      </w:r>
      <w:r w:rsidR="00CF47F3" w:rsidRPr="00F97379">
        <w:t xml:space="preserve">application without the </w:t>
      </w:r>
      <w:r w:rsidR="00B63DEF" w:rsidRPr="00F97379">
        <w:t>hustle of setting up and configuring binaries or executable.</w:t>
      </w:r>
      <w:r w:rsidR="00894ECC" w:rsidRPr="00F97379">
        <w:t xml:space="preserve"> In the case of PESSCARA, a ‘step’ can be a call to sergeant, which in turn, could launch a grid job that might result in the processing of a large group of images utilizing the grid engine.</w:t>
      </w:r>
      <w:r w:rsidR="00D874E8">
        <w:t xml:space="preserve"> This is, in fact, a common thing for us to do in our research efforts.</w:t>
      </w:r>
    </w:p>
    <w:p w14:paraId="7139D9A4" w14:textId="7C708871" w:rsidR="00D874E8" w:rsidRDefault="00160C94" w:rsidP="004B029F">
      <w:pPr>
        <w:pStyle w:val="paragraph"/>
        <w:ind w:firstLine="720"/>
        <w:pPrChange w:id="44" w:author="Korfiatis , Panagiotis, Ph.D." w:date="2016-03-18T09:54:00Z">
          <w:pPr>
            <w:pStyle w:val="paragraph"/>
          </w:pPr>
        </w:pPrChange>
      </w:pPr>
      <w:r w:rsidRPr="00F97379">
        <w:t xml:space="preserve">Cloud computing </w:t>
      </w:r>
      <w:r w:rsidR="00E6258D" w:rsidRPr="00F97379">
        <w:t>has been emerging</w:t>
      </w:r>
      <w:r w:rsidRPr="00F97379">
        <w:t xml:space="preserve"> </w:t>
      </w:r>
      <w:r w:rsidR="00D874E8">
        <w:t>as a good way to</w:t>
      </w:r>
      <w:r w:rsidRPr="00F97379">
        <w:t xml:space="preserve"> address computational challenges in modern </w:t>
      </w:r>
      <w:r w:rsidR="00E6258D" w:rsidRPr="00F97379">
        <w:t>big data</w:t>
      </w:r>
      <w:r w:rsidRPr="00F97379">
        <w:t xml:space="preserve"> research</w:t>
      </w:r>
      <w:r w:rsidR="00D874E8">
        <w:t>. This is because it is a way that a</w:t>
      </w:r>
      <w:r w:rsidR="00E6258D" w:rsidRPr="00F97379">
        <w:t xml:space="preserve"> small research lab</w:t>
      </w:r>
      <w:r w:rsidRPr="00F97379">
        <w:t xml:space="preserve"> </w:t>
      </w:r>
      <w:r w:rsidR="00D874E8">
        <w:t>can access large computers, and</w:t>
      </w:r>
      <w:r w:rsidR="00E6258D" w:rsidRPr="00F97379">
        <w:t xml:space="preserve"> the </w:t>
      </w:r>
      <w:r w:rsidRPr="00F97379">
        <w:t>pay-as-you-go model provides flexibility</w:t>
      </w:r>
      <w:r w:rsidR="00D874E8">
        <w:t xml:space="preserve"> for any size user</w:t>
      </w:r>
      <w:r w:rsidR="00E6258D" w:rsidRPr="00F97379">
        <w:t>.</w:t>
      </w:r>
      <w:r w:rsidRPr="00F97379">
        <w:t xml:space="preserve"> </w:t>
      </w:r>
      <w:r w:rsidR="00D874E8">
        <w:t>C</w:t>
      </w:r>
      <w:r w:rsidRPr="00F97379">
        <w:t xml:space="preserve">loud computing </w:t>
      </w:r>
      <w:r w:rsidR="00D874E8">
        <w:t xml:space="preserve">also </w:t>
      </w:r>
      <w:r w:rsidRPr="00F97379">
        <w:t xml:space="preserve">addresses one of the challenges relating to transferring and sharing data, because data sets and analysis results held in the cloud can be shared with others. </w:t>
      </w:r>
    </w:p>
    <w:p w14:paraId="27C02BA9" w14:textId="22E3A6DA" w:rsidR="00C51545" w:rsidRPr="00F97379" w:rsidRDefault="00FC3F9C" w:rsidP="004B029F">
      <w:pPr>
        <w:pStyle w:val="paragraph"/>
        <w:ind w:firstLine="720"/>
        <w:pPrChange w:id="45" w:author="Korfiatis , Panagiotis, Ph.D." w:date="2016-03-18T09:54:00Z">
          <w:pPr>
            <w:pStyle w:val="paragraph"/>
          </w:pPr>
        </w:pPrChange>
      </w:pPr>
      <w:r w:rsidRPr="00F97379">
        <w:lastRenderedPageBreak/>
        <w:t xml:space="preserve">Based on PESSCARA design we can leverage such </w:t>
      </w:r>
      <w:r w:rsidR="00D874E8">
        <w:t>cloud-computing resources</w:t>
      </w:r>
      <w:r w:rsidRPr="00F97379">
        <w:t>.</w:t>
      </w:r>
      <w:r w:rsidR="000A6902">
        <w:t xml:space="preserve"> </w:t>
      </w:r>
      <w:r w:rsidR="00B906A3" w:rsidRPr="00F97379">
        <w:t xml:space="preserve">PESSCARA is engineered to support architectures </w:t>
      </w:r>
      <w:r w:rsidR="00F97379">
        <w:t xml:space="preserve">such as </w:t>
      </w:r>
      <w:proofErr w:type="spellStart"/>
      <w:r w:rsidR="00B906A3" w:rsidRPr="00F97379">
        <w:t>MapReduce</w:t>
      </w:r>
      <w:proofErr w:type="spellEnd"/>
      <w:r w:rsidR="00B906A3" w:rsidRPr="00F97379">
        <w:t>, Spark and Storm</w:t>
      </w:r>
      <w:r w:rsidR="00E048E4">
        <w:t xml:space="preserve"> </w:t>
      </w:r>
      <w:r w:rsidR="00E048E4">
        <w:fldChar w:fldCharType="begin">
          <w:fldData xml:space="preserve">PEVuZE5vdGU+PENpdGU+PEF1dGhvcj5SaWNodGVyPC9BdXRob3I+PFllYXI+MjAxNTwvWWVhcj48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</w:fldData>
        </w:fldChar>
      </w:r>
      <w:r w:rsidR="0098361D">
        <w:instrText xml:space="preserve"> ADDIN EN.CITE </w:instrText>
      </w:r>
      <w:r w:rsidR="0098361D">
        <w:fldChar w:fldCharType="begin">
          <w:fldData xml:space="preserve">PEVuZE5vdGU+PENpdGU+PEF1dGhvcj5SaWNodGVyPC9BdXRob3I+PFllYXI+MjAxNTwvWWVhcj48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</w:fldData>
        </w:fldChar>
      </w:r>
      <w:r w:rsidR="0098361D">
        <w:instrText xml:space="preserve"> ADDIN EN.CITE.DATA </w:instrText>
      </w:r>
      <w:r w:rsidR="0098361D">
        <w:fldChar w:fldCharType="end"/>
      </w:r>
      <w:r w:rsidR="00E048E4">
        <w:fldChar w:fldCharType="separate"/>
      </w:r>
      <w:r w:rsidR="0098361D">
        <w:rPr>
          <w:noProof/>
        </w:rPr>
        <w:t>(24-26)</w:t>
      </w:r>
      <w:r w:rsidR="00E048E4">
        <w:fldChar w:fldCharType="end"/>
      </w:r>
      <w:r w:rsidR="00D874E8">
        <w:t xml:space="preserve"> that are popular constructs in cloud computing</w:t>
      </w:r>
      <w:r w:rsidR="00B906A3" w:rsidRPr="00F97379">
        <w:t xml:space="preserve">. </w:t>
      </w:r>
      <w:r w:rsidR="005D5D18">
        <w:t>Th</w:t>
      </w:r>
      <w:r w:rsidR="00D874E8">
        <w:t>e</w:t>
      </w:r>
      <w:r w:rsidR="005D5D18">
        <w:t>s</w:t>
      </w:r>
      <w:r w:rsidR="00D874E8">
        <w:t>e</w:t>
      </w:r>
      <w:r w:rsidR="005D5D18">
        <w:t xml:space="preserve"> technologies enable</w:t>
      </w:r>
      <w:r w:rsidR="005D5D18" w:rsidRPr="005D5D18">
        <w:t xml:space="preserve"> researchers to utilize data for </w:t>
      </w:r>
      <w:r w:rsidR="005D5D18">
        <w:t>fast</w:t>
      </w:r>
      <w:r w:rsidR="005D5D18" w:rsidRPr="005D5D18">
        <w:t xml:space="preserve"> analysis, with the end goal to translate scientific discovery into applications for clinical settings.</w:t>
      </w:r>
    </w:p>
    <w:p w14:paraId="5CDC1D3C" w14:textId="4818CFF9" w:rsidR="00CF47F3" w:rsidRPr="00F97379" w:rsidRDefault="00CF47F3" w:rsidP="00CF47F3">
      <w:pPr>
        <w:pStyle w:val="paragraph"/>
      </w:pPr>
    </w:p>
    <w:p w14:paraId="7C586E2E" w14:textId="77777777" w:rsidR="003D4654" w:rsidRPr="004B7CC1" w:rsidRDefault="003D4654" w:rsidP="00B248DC">
      <w:pPr>
        <w:pStyle w:val="H2"/>
      </w:pPr>
      <w:r w:rsidRPr="004B7CC1">
        <w:t>Multi-site synchronization</w:t>
      </w:r>
    </w:p>
    <w:p w14:paraId="44775332" w14:textId="67FCD71F" w:rsidR="00B248DC" w:rsidRPr="00F97379" w:rsidRDefault="00B248DC" w:rsidP="00AA02EA">
      <w:pPr>
        <w:pStyle w:val="paragraph"/>
      </w:pPr>
      <w:r w:rsidRPr="004B7CC1">
        <w:t xml:space="preserve">Content synchronization is an important feature in </w:t>
      </w:r>
      <w:proofErr w:type="spellStart"/>
      <w:r w:rsidRPr="004B7CC1">
        <w:t>multicenter</w:t>
      </w:r>
      <w:proofErr w:type="spellEnd"/>
      <w:r w:rsidRPr="004B7CC1">
        <w:t xml:space="preserve"> clinical trials and settings with multiple collaborators.</w:t>
      </w:r>
      <w:r w:rsidR="00BE3842" w:rsidRPr="004B7CC1">
        <w:t xml:space="preserve"> </w:t>
      </w:r>
      <w:r w:rsidRPr="004B7CC1">
        <w:t xml:space="preserve">TACTIC offers a flexible mechanism to synchronize data among servers hosting the databases and users, ensuring that changes are always up to date and that the correct </w:t>
      </w:r>
      <w:r w:rsidRPr="00F97379">
        <w:t xml:space="preserve">version of the content is used. Encryption and decryption through a public- and private-key mechanism are used for all data transfers. </w:t>
      </w:r>
    </w:p>
    <w:p w14:paraId="5B155AE4" w14:textId="7212EF2C" w:rsidR="00894ECC" w:rsidRPr="00F97379" w:rsidRDefault="00894ECC" w:rsidP="004B029F">
      <w:pPr>
        <w:pStyle w:val="paragraph"/>
        <w:ind w:firstLine="720"/>
        <w:pPrChange w:id="46" w:author="Korfiatis , Panagiotis, Ph.D." w:date="2016-03-18T09:54:00Z">
          <w:pPr>
            <w:pStyle w:val="paragraph"/>
          </w:pPr>
        </w:pPrChange>
      </w:pPr>
      <w:r w:rsidRPr="00F97379">
        <w:t xml:space="preserve">This is a particularly important feature for scientists, since ‘data’ includes not just the raw data, but also all the metadata (which can be at least as </w:t>
      </w:r>
      <w:r w:rsidR="00DF3FB9" w:rsidRPr="00F97379">
        <w:t>laborious</w:t>
      </w:r>
      <w:r w:rsidRPr="00F97379">
        <w:t xml:space="preserve"> to create) and processed versions of data.</w:t>
      </w:r>
      <w:r w:rsidR="008A489F">
        <w:t xml:space="preserve"> In PESSCARA, </w:t>
      </w:r>
      <w:r w:rsidRPr="00F97379">
        <w:t>this is done by the content management system</w:t>
      </w:r>
      <w:r w:rsidR="008A489F">
        <w:t xml:space="preserve"> using the object capabilities</w:t>
      </w:r>
      <w:r w:rsidRPr="00F97379">
        <w:t xml:space="preserve">, </w:t>
      </w:r>
      <w:r w:rsidR="008A489F">
        <w:t xml:space="preserve">meaning that </w:t>
      </w:r>
      <w:r w:rsidRPr="00F97379">
        <w:t xml:space="preserve">the </w:t>
      </w:r>
      <w:r w:rsidR="00DF3FB9" w:rsidRPr="00F97379">
        <w:t>visibility</w:t>
      </w:r>
      <w:r w:rsidRPr="00F97379">
        <w:t xml:space="preserve"> of what is shared and synchronized is very </w:t>
      </w:r>
      <w:r w:rsidR="008A489F">
        <w:t>flexible and powerful</w:t>
      </w:r>
      <w:r w:rsidRPr="00F97379">
        <w:t xml:space="preserve">. </w:t>
      </w:r>
    </w:p>
    <w:p w14:paraId="3B4C864A" w14:textId="0012F378" w:rsidR="00894ECC" w:rsidRPr="00F97379" w:rsidRDefault="00894ECC" w:rsidP="004B029F">
      <w:pPr>
        <w:pStyle w:val="paragraph"/>
        <w:ind w:firstLine="720"/>
        <w:pPrChange w:id="47" w:author="Korfiatis , Panagiotis, Ph.D." w:date="2016-03-18T09:54:00Z">
          <w:pPr>
            <w:pStyle w:val="paragraph"/>
          </w:pPr>
        </w:pPrChange>
      </w:pPr>
      <w:r w:rsidRPr="00F97379">
        <w:t xml:space="preserve">We decided NOT to use this </w:t>
      </w:r>
      <w:r w:rsidR="00DF3FB9" w:rsidRPr="00F97379">
        <w:t>synchronization</w:t>
      </w:r>
      <w:r w:rsidRPr="00F97379">
        <w:t xml:space="preserve"> for algorithms, primarily because other tools like </w:t>
      </w:r>
      <w:proofErr w:type="spellStart"/>
      <w:r w:rsidRPr="00F97379">
        <w:t>github</w:t>
      </w:r>
      <w:proofErr w:type="spellEnd"/>
      <w:r w:rsidRPr="00F97379">
        <w:t xml:space="preserve"> </w:t>
      </w:r>
      <w:r w:rsidR="008A489F">
        <w:t>(</w:t>
      </w:r>
      <w:r w:rsidR="002E24E8">
        <w:fldChar w:fldCharType="begin"/>
      </w:r>
      <w:r w:rsidR="002E24E8">
        <w:instrText xml:space="preserve"> HYPERLINK "http://www.github.com" </w:instrText>
      </w:r>
      <w:r w:rsidR="002E24E8">
        <w:fldChar w:fldCharType="separate"/>
      </w:r>
      <w:r w:rsidR="008A489F" w:rsidRPr="00BF30F8">
        <w:rPr>
          <w:rStyle w:val="Hyperlink"/>
        </w:rPr>
        <w:t>www.github.com</w:t>
      </w:r>
      <w:r w:rsidR="002E24E8">
        <w:rPr>
          <w:rStyle w:val="Hyperlink"/>
        </w:rPr>
        <w:fldChar w:fldCharType="end"/>
      </w:r>
      <w:r w:rsidR="008A489F">
        <w:t xml:space="preserve">) </w:t>
      </w:r>
      <w:r w:rsidRPr="00F97379">
        <w:t xml:space="preserve">already provide this capability, and specialized capabilities like merging of code—something that is not as easily done with a CMS, unless a special module was written for ‘code’ </w:t>
      </w:r>
      <w:r w:rsidR="008A489F" w:rsidRPr="00F97379">
        <w:t>objects</w:t>
      </w:r>
      <w:r w:rsidRPr="00F97379">
        <w:t xml:space="preserve">. Since </w:t>
      </w:r>
      <w:proofErr w:type="spellStart"/>
      <w:r w:rsidRPr="00F97379">
        <w:t>github</w:t>
      </w:r>
      <w:proofErr w:type="spellEnd"/>
      <w:r w:rsidRPr="00F97379">
        <w:t xml:space="preserve"> has already done this, we preferred to let users select the tool of their choice for code sharing and management.</w:t>
      </w:r>
    </w:p>
    <w:p w14:paraId="6787C615" w14:textId="77777777" w:rsidR="003D4654" w:rsidRPr="00F97379" w:rsidRDefault="003D4654" w:rsidP="003D4654">
      <w:pPr>
        <w:pStyle w:val="H1"/>
      </w:pPr>
      <w:r w:rsidRPr="00F97379">
        <w:t>Using PESSCARA</w:t>
      </w:r>
    </w:p>
    <w:p w14:paraId="5EC6F8B5" w14:textId="77777777" w:rsidR="003D4654" w:rsidRPr="00F97379" w:rsidRDefault="003D4654" w:rsidP="003D4654">
      <w:pPr>
        <w:pStyle w:val="H2"/>
      </w:pPr>
      <w:r w:rsidRPr="00F97379">
        <w:t>Data importation, curation, editing</w:t>
      </w:r>
    </w:p>
    <w:p w14:paraId="603C58D9" w14:textId="3EDF2754" w:rsidR="00894ECC" w:rsidRPr="00F97379" w:rsidRDefault="00943E99" w:rsidP="007076EC">
      <w:pPr>
        <w:pStyle w:val="paragraph"/>
      </w:pPr>
      <w:r w:rsidRPr="00F97379">
        <w:t>PESSCARA incorporates dcm4che (http://www.dcm4che.org/) for DICOM connectivity and the Clinical</w:t>
      </w:r>
      <w:r w:rsidR="000E7242" w:rsidRPr="00F97379">
        <w:t xml:space="preserve"> Trial </w:t>
      </w:r>
      <w:r w:rsidRPr="00F97379">
        <w:t>Processor (CTP) (h</w:t>
      </w:r>
      <w:r w:rsidR="008A489F" w:rsidRPr="008A489F">
        <w:t>ttps://www.rsna.org/ctp.aspx</w:t>
      </w:r>
      <w:r w:rsidRPr="00F97379">
        <w:t>) for DICOM de</w:t>
      </w:r>
      <w:r w:rsidR="008A489F">
        <w:t>-</w:t>
      </w:r>
      <w:r w:rsidRPr="00F97379">
        <w:t>identification.</w:t>
      </w:r>
      <w:r w:rsidR="008A489F">
        <w:t xml:space="preserve"> </w:t>
      </w:r>
      <w:r w:rsidRPr="00F97379">
        <w:t>The dcm4che module is an open-source Java library used as the DICOM receiver.</w:t>
      </w:r>
      <w:r w:rsidR="00BF2E90" w:rsidRPr="00F97379">
        <w:t xml:space="preserve"> </w:t>
      </w:r>
      <w:r w:rsidRPr="00F97379">
        <w:t xml:space="preserve">The receiver can receive the images from a picture archiving and communications system or directly from the particular imaging modality. </w:t>
      </w:r>
    </w:p>
    <w:p w14:paraId="3B9113BA" w14:textId="5607F994" w:rsidR="00943E99" w:rsidRPr="00F97379" w:rsidRDefault="00943E99" w:rsidP="004B029F">
      <w:pPr>
        <w:pStyle w:val="paragraph"/>
        <w:ind w:firstLine="720"/>
        <w:pPrChange w:id="48" w:author="Korfiatis , Panagiotis, Ph.D." w:date="2016-03-18T09:55:00Z">
          <w:pPr>
            <w:pStyle w:val="paragraph"/>
          </w:pPr>
        </w:pPrChange>
      </w:pPr>
      <w:r w:rsidRPr="00F97379">
        <w:t xml:space="preserve">Subsequently, CTP is used to de-identify the data for compliance with HIPAA. The tags that should be removed from the DICOM object are configured through a lookup table. In addition, CTP provides a log of all actions, which meets the logging requirements in 21 CFR </w:t>
      </w:r>
      <w:proofErr w:type="gramStart"/>
      <w:r w:rsidRPr="00F97379">
        <w:t>part</w:t>
      </w:r>
      <w:proofErr w:type="gramEnd"/>
      <w:r w:rsidRPr="00F97379">
        <w:t xml:space="preserve"> 11. During the de-identification process, a table with the correspondence between patient identifier and </w:t>
      </w:r>
      <w:r w:rsidR="008A489F">
        <w:t xml:space="preserve">research </w:t>
      </w:r>
      <w:r w:rsidRPr="00F97379">
        <w:t xml:space="preserve">identifier is kept and securely maintained. This table is useful for adding information to the patient dataset, such as tags from the pathology reports and </w:t>
      </w:r>
      <w:r w:rsidRPr="00F97379">
        <w:lastRenderedPageBreak/>
        <w:t xml:space="preserve">survival information. In addition, when data corresponding to follow-up studies of patients who have been </w:t>
      </w:r>
      <w:r w:rsidR="008A489F">
        <w:t>de-identified</w:t>
      </w:r>
      <w:r w:rsidR="008A489F" w:rsidRPr="00F97379">
        <w:t xml:space="preserve"> </w:t>
      </w:r>
      <w:r w:rsidRPr="00F97379">
        <w:t xml:space="preserve">are included, CTP will assign the same </w:t>
      </w:r>
      <w:r w:rsidR="008A489F">
        <w:t>research identifiers</w:t>
      </w:r>
      <w:r w:rsidRPr="00F97379">
        <w:t>. Although CTP is capable of removing PHI, it can appear in many unexpected locations (e</w:t>
      </w:r>
      <w:r w:rsidR="008A489F">
        <w:t>.</w:t>
      </w:r>
      <w:r w:rsidRPr="00F97379">
        <w:t>g</w:t>
      </w:r>
      <w:r w:rsidR="008A489F">
        <w:t>.</w:t>
      </w:r>
      <w:r w:rsidRPr="00F97379">
        <w:t xml:space="preserve">, burned-in pixel values). For this reason, </w:t>
      </w:r>
      <w:r w:rsidR="00894ECC" w:rsidRPr="00F97379">
        <w:t xml:space="preserve">PESSCARA </w:t>
      </w:r>
      <w:r w:rsidRPr="00F97379">
        <w:t xml:space="preserve">is typically configured to place imported images in a “quarantine” zone until the assigned user reviews the data. In </w:t>
      </w:r>
      <w:r w:rsidR="008A489F">
        <w:t xml:space="preserve">our case, an important </w:t>
      </w:r>
      <w:r w:rsidRPr="00F97379">
        <w:t xml:space="preserve">step of image importation is converting images from DICOM to </w:t>
      </w:r>
      <w:proofErr w:type="spellStart"/>
      <w:r w:rsidRPr="00F97379">
        <w:t>NIfTI</w:t>
      </w:r>
      <w:proofErr w:type="spellEnd"/>
      <w:r w:rsidRPr="00F97379">
        <w:t xml:space="preserve"> because most image processing packages do not deal well with native DICOM files. The </w:t>
      </w:r>
      <w:proofErr w:type="spellStart"/>
      <w:r w:rsidRPr="00F97379">
        <w:t>tiPY</w:t>
      </w:r>
      <w:proofErr w:type="spellEnd"/>
      <w:r w:rsidRPr="00F97379">
        <w:t xml:space="preserve"> library includes a routine to perform this conversion. </w:t>
      </w:r>
    </w:p>
    <w:p w14:paraId="1775BF4A" w14:textId="04A4CD0D" w:rsidR="00BF2E90" w:rsidRPr="00F97379" w:rsidRDefault="00BF2E90" w:rsidP="004B029F">
      <w:pPr>
        <w:pStyle w:val="paragraph"/>
        <w:ind w:firstLine="720"/>
        <w:pPrChange w:id="49" w:author="Korfiatis , Panagiotis, Ph.D." w:date="2016-03-18T09:55:00Z">
          <w:pPr>
            <w:pStyle w:val="paragraph"/>
          </w:pPr>
        </w:pPrChange>
      </w:pPr>
      <w:r w:rsidRPr="00F97379">
        <w:t xml:space="preserve">Once data have been imported into </w:t>
      </w:r>
      <w:r w:rsidR="008A489F">
        <w:t>TACTIC</w:t>
      </w:r>
      <w:r w:rsidR="008A489F" w:rsidRPr="00F97379">
        <w:t xml:space="preserve"> </w:t>
      </w:r>
      <w:r w:rsidRPr="00F97379">
        <w:t>and some initial workflows have been completed</w:t>
      </w:r>
      <w:r w:rsidR="008A489F">
        <w:t xml:space="preserve"> (i.e. for </w:t>
      </w:r>
      <w:r w:rsidRPr="00F97379">
        <w:t>image series classification, or querying databases to gather additional information like genomics or survival information</w:t>
      </w:r>
      <w:r w:rsidR="008A489F">
        <w:t>)</w:t>
      </w:r>
      <w:r w:rsidRPr="00F97379">
        <w:t xml:space="preserve"> </w:t>
      </w:r>
      <w:r w:rsidR="008A489F">
        <w:t>TACTIC workflow places the object on a queue</w:t>
      </w:r>
      <w:r w:rsidR="00423239" w:rsidRPr="00F97379">
        <w:t xml:space="preserve"> for data quality inspection. At this point</w:t>
      </w:r>
      <w:r w:rsidR="008A489F">
        <w:t>,</w:t>
      </w:r>
      <w:r w:rsidR="00423239" w:rsidRPr="00F97379">
        <w:t xml:space="preserve"> information missing can be added manually</w:t>
      </w:r>
      <w:r w:rsidR="008A489F">
        <w:t>, and poor quality items can be censored</w:t>
      </w:r>
      <w:r w:rsidR="00423239" w:rsidRPr="00F97379">
        <w:t>.</w:t>
      </w:r>
      <w:r w:rsidR="000C7E13" w:rsidRPr="00F97379">
        <w:t xml:space="preserve"> </w:t>
      </w:r>
    </w:p>
    <w:p w14:paraId="317A65B6" w14:textId="747665AE" w:rsidR="000C7E13" w:rsidRPr="00F97379" w:rsidRDefault="000C7E13" w:rsidP="004B029F">
      <w:pPr>
        <w:pStyle w:val="paragraph"/>
        <w:ind w:firstLine="720"/>
        <w:pPrChange w:id="50" w:author="Korfiatis , Panagiotis, Ph.D." w:date="2016-03-18T09:55:00Z">
          <w:pPr>
            <w:pStyle w:val="paragraph"/>
          </w:pPr>
        </w:pPrChange>
      </w:pPr>
      <w:r w:rsidRPr="00F97379">
        <w:t>The project management element of PESCARA allows for following this process and monitor progress.</w:t>
      </w:r>
      <w:r w:rsidR="000A6902">
        <w:t xml:space="preserve"> </w:t>
      </w:r>
      <w:r w:rsidR="008A489F">
        <w:t>This can allow tracking of resources used for support accurate billing. One can also assigned total expected counts, and thus calculate fractional completion. One can also track individual effort.</w:t>
      </w:r>
    </w:p>
    <w:p w14:paraId="58CBA0D8" w14:textId="415B2139" w:rsidR="00943E99" w:rsidRPr="00F97379" w:rsidRDefault="00943E99" w:rsidP="004B029F">
      <w:pPr>
        <w:pStyle w:val="paragraph"/>
        <w:ind w:firstLine="720"/>
        <w:pPrChange w:id="51" w:author="Korfiatis , Panagiotis, Ph.D." w:date="2016-03-18T09:55:00Z">
          <w:pPr>
            <w:pStyle w:val="paragraph"/>
          </w:pPr>
        </w:pPrChange>
      </w:pPr>
      <w:r w:rsidRPr="00F97379">
        <w:t xml:space="preserve">To ensure data security, </w:t>
      </w:r>
      <w:r w:rsidR="00894ECC" w:rsidRPr="00F97379">
        <w:t xml:space="preserve">PESSCARA </w:t>
      </w:r>
      <w:r w:rsidRPr="00F97379">
        <w:t>regularly backs up all parameter files used by CTP, dcm4che, the virtual machine</w:t>
      </w:r>
      <w:r w:rsidR="008A489F">
        <w:t xml:space="preserve"> </w:t>
      </w:r>
      <w:r w:rsidRPr="00F97379">
        <w:t xml:space="preserve">running TACTIC, and the </w:t>
      </w:r>
      <w:r w:rsidR="008A489F">
        <w:t xml:space="preserve">file </w:t>
      </w:r>
      <w:r w:rsidRPr="00F97379">
        <w:t xml:space="preserve">storage area. </w:t>
      </w:r>
      <w:r w:rsidR="008A489F">
        <w:t>This exists as just another workflow</w:t>
      </w:r>
      <w:r w:rsidR="00076585">
        <w:t>, and thus is flexible in what is included, frequency, and how it is performed.</w:t>
      </w:r>
    </w:p>
    <w:p w14:paraId="124012DF" w14:textId="77777777" w:rsidR="003D4654" w:rsidRPr="00F97379" w:rsidRDefault="003D4654" w:rsidP="003D4654">
      <w:pPr>
        <w:pStyle w:val="H2"/>
      </w:pPr>
      <w:r w:rsidRPr="00F97379">
        <w:t>Creating Image Processing Modules / Dockers</w:t>
      </w:r>
    </w:p>
    <w:p w14:paraId="0FB5AAB5" w14:textId="601655B5" w:rsidR="00764FA1" w:rsidRPr="00F97379" w:rsidRDefault="00C52A43" w:rsidP="00C52A43">
      <w:pPr>
        <w:pStyle w:val="paragraph"/>
      </w:pPr>
      <w:r w:rsidRPr="00F97379">
        <w:t>Distribution of image analysis algorithms</w:t>
      </w:r>
      <w:r w:rsidR="00076585">
        <w:t>, particularly</w:t>
      </w:r>
      <w:r w:rsidRPr="00F97379">
        <w:t xml:space="preserve"> when developed in small research labs</w:t>
      </w:r>
      <w:r w:rsidR="00076585">
        <w:t>,</w:t>
      </w:r>
      <w:r w:rsidRPr="00F97379">
        <w:t xml:space="preserve"> is challenging since currently there is not standardized image analysis development environment. </w:t>
      </w:r>
      <w:r w:rsidR="00267B79" w:rsidRPr="00F97379">
        <w:t xml:space="preserve">When the user </w:t>
      </w:r>
      <w:r w:rsidR="00764FA1" w:rsidRPr="00F97379">
        <w:t xml:space="preserve">employs </w:t>
      </w:r>
      <w:r w:rsidR="00267B79" w:rsidRPr="00F97379">
        <w:t>the PESSCARA infrastructure</w:t>
      </w:r>
      <w:r w:rsidR="00764FA1" w:rsidRPr="00F97379">
        <w:t>,</w:t>
      </w:r>
      <w:r w:rsidR="00267B79" w:rsidRPr="00F97379">
        <w:t xml:space="preserve"> they are working </w:t>
      </w:r>
      <w:r w:rsidR="0051731A" w:rsidRPr="00F97379">
        <w:t xml:space="preserve">with </w:t>
      </w:r>
      <w:r w:rsidR="00764FA1" w:rsidRPr="00F97379">
        <w:t xml:space="preserve">a </w:t>
      </w:r>
      <w:r w:rsidR="0051731A" w:rsidRPr="00F97379">
        <w:t>standardize</w:t>
      </w:r>
      <w:r w:rsidR="00764FA1" w:rsidRPr="00F97379">
        <w:t>d</w:t>
      </w:r>
      <w:r w:rsidR="0051731A" w:rsidRPr="00F97379">
        <w:t xml:space="preserve"> environment </w:t>
      </w:r>
      <w:r w:rsidR="00764FA1" w:rsidRPr="00F97379">
        <w:t>that</w:t>
      </w:r>
      <w:r w:rsidR="0051731A" w:rsidRPr="00F97379">
        <w:t xml:space="preserve"> </w:t>
      </w:r>
      <w:r w:rsidR="00076585">
        <w:t xml:space="preserve">usually </w:t>
      </w:r>
      <w:r w:rsidR="0051731A" w:rsidRPr="00F97379">
        <w:t>enables easy deployment of the algorithm. However</w:t>
      </w:r>
      <w:r w:rsidR="00764FA1" w:rsidRPr="00F97379">
        <w:t>,</w:t>
      </w:r>
      <w:r w:rsidR="0051731A" w:rsidRPr="00F97379">
        <w:t xml:space="preserve"> for algorithms </w:t>
      </w:r>
      <w:r w:rsidR="00764FA1" w:rsidRPr="00F97379">
        <w:t xml:space="preserve">that are </w:t>
      </w:r>
      <w:r w:rsidR="0051731A" w:rsidRPr="00F97379">
        <w:t>not easy to be implemented in the PESSCARA environment</w:t>
      </w:r>
      <w:r w:rsidR="00521795" w:rsidRPr="00F97379">
        <w:t xml:space="preserve"> </w:t>
      </w:r>
      <w:r w:rsidR="00764FA1" w:rsidRPr="00F97379">
        <w:t xml:space="preserve">(i.e. the LINUX host running PESSCARA) </w:t>
      </w:r>
      <w:r w:rsidR="00521795" w:rsidRPr="00F97379">
        <w:t xml:space="preserve">there is support for </w:t>
      </w:r>
      <w:proofErr w:type="spellStart"/>
      <w:r w:rsidR="00521795" w:rsidRPr="00F97379">
        <w:t>docker</w:t>
      </w:r>
      <w:proofErr w:type="spellEnd"/>
      <w:r w:rsidR="00521795" w:rsidRPr="00F97379">
        <w:t xml:space="preserve"> </w:t>
      </w:r>
      <w:r w:rsidR="00764FA1" w:rsidRPr="00F97379">
        <w:t xml:space="preserve">containers </w:t>
      </w:r>
      <w:r w:rsidR="00076585">
        <w:t>(</w:t>
      </w:r>
      <w:hyperlink r:id="rId14" w:history="1">
        <w:r w:rsidR="00076585" w:rsidRPr="00BF30F8">
          <w:rPr>
            <w:rStyle w:val="Hyperlink"/>
          </w:rPr>
          <w:t>http://www.docker.com</w:t>
        </w:r>
      </w:hyperlink>
      <w:r w:rsidR="00076585">
        <w:t xml:space="preserve">) </w:t>
      </w:r>
      <w:r w:rsidR="00764FA1" w:rsidRPr="00F97379">
        <w:t>to perform</w:t>
      </w:r>
      <w:r w:rsidR="000A6902">
        <w:t xml:space="preserve"> </w:t>
      </w:r>
      <w:r w:rsidR="00764FA1" w:rsidRPr="00F97379">
        <w:t>‘steps’ of a workflow</w:t>
      </w:r>
      <w:r w:rsidR="00521795" w:rsidRPr="00F97379">
        <w:t>.</w:t>
      </w:r>
      <w:r w:rsidR="000A6902">
        <w:t xml:space="preserve"> </w:t>
      </w:r>
    </w:p>
    <w:p w14:paraId="3A841D30" w14:textId="72783618" w:rsidR="00C52A43" w:rsidRPr="00F97379" w:rsidRDefault="00764FA1" w:rsidP="00C52A43">
      <w:pPr>
        <w:pStyle w:val="paragraph"/>
      </w:pPr>
      <w:r w:rsidRPr="00F97379">
        <w:t xml:space="preserve">Just as sergeant is able to ‘request’ execution of steps through a REST API that might result in submission of jobs to a grid engine, it is possible to ‘request’ the instantiation of a </w:t>
      </w:r>
      <w:proofErr w:type="spellStart"/>
      <w:r w:rsidRPr="00F97379">
        <w:t>docker</w:t>
      </w:r>
      <w:proofErr w:type="spellEnd"/>
      <w:r w:rsidRPr="00F97379">
        <w:t xml:space="preserve"> container that could perform a given step.</w:t>
      </w:r>
      <w:r w:rsidR="000A6902">
        <w:t xml:space="preserve"> </w:t>
      </w:r>
      <w:r w:rsidRPr="00F97379">
        <w:t xml:space="preserve">The benefit of a </w:t>
      </w:r>
      <w:proofErr w:type="spellStart"/>
      <w:r w:rsidRPr="00F97379">
        <w:t>docker</w:t>
      </w:r>
      <w:proofErr w:type="spellEnd"/>
      <w:r w:rsidRPr="00F97379">
        <w:t xml:space="preserve"> container is that the execution environment is defined by the </w:t>
      </w:r>
      <w:proofErr w:type="spellStart"/>
      <w:r w:rsidRPr="00F97379">
        <w:t>docker</w:t>
      </w:r>
      <w:proofErr w:type="spellEnd"/>
      <w:r w:rsidRPr="00F97379">
        <w:t xml:space="preserve"> creator and </w:t>
      </w:r>
      <w:r w:rsidR="00076585">
        <w:t>is allowed to</w:t>
      </w:r>
      <w:r w:rsidRPr="00F97379">
        <w:t xml:space="preserve"> conflict with the host environment. Virtual machines also have this benefit, but virtual machines require much more computer resource to execute</w:t>
      </w:r>
      <w:r w:rsidR="004E7CC6" w:rsidRPr="00F97379">
        <w:t xml:space="preserve">. </w:t>
      </w:r>
      <w:r w:rsidRPr="00F97379">
        <w:t>A disadvantage is that c</w:t>
      </w:r>
      <w:r w:rsidR="00FD6356" w:rsidRPr="00F97379">
        <w:t>urrently</w:t>
      </w:r>
      <w:r w:rsidRPr="00F97379">
        <w:t>,</w:t>
      </w:r>
      <w:r w:rsidR="00FD6356" w:rsidRPr="00F97379">
        <w:t xml:space="preserve"> </w:t>
      </w:r>
      <w:r w:rsidRPr="00F97379">
        <w:t>Microsoft W</w:t>
      </w:r>
      <w:r w:rsidR="00FD6356" w:rsidRPr="00F97379">
        <w:t>indows</w:t>
      </w:r>
      <w:r w:rsidRPr="00F97379">
        <w:t xml:space="preserve"> and </w:t>
      </w:r>
      <w:ins w:id="52" w:author="Korfiatis , Panagiotis, Ph.D." w:date="2016-03-18T09:57:00Z">
        <w:r w:rsidR="00861C58" w:rsidRPr="00861C58">
          <w:t xml:space="preserve">Apple OS X </w:t>
        </w:r>
      </w:ins>
      <w:r w:rsidR="00FD6356" w:rsidRPr="00F97379">
        <w:t>application</w:t>
      </w:r>
      <w:r w:rsidRPr="00F97379">
        <w:t>s</w:t>
      </w:r>
      <w:r w:rsidR="00FD6356" w:rsidRPr="00F97379">
        <w:t xml:space="preserve"> are not supported</w:t>
      </w:r>
      <w:r w:rsidR="00076585">
        <w:t>, though windows support has been announced</w:t>
      </w:r>
      <w:r w:rsidR="00FD6356" w:rsidRPr="00F97379">
        <w:t xml:space="preserve">. </w:t>
      </w:r>
    </w:p>
    <w:p w14:paraId="2EF1398F" w14:textId="141459B2" w:rsidR="004F7A0B" w:rsidRPr="00F97379" w:rsidRDefault="004F7A0B" w:rsidP="004B029F">
      <w:pPr>
        <w:pStyle w:val="paragraph"/>
        <w:ind w:firstLine="720"/>
        <w:pPrChange w:id="53" w:author="Korfiatis , Panagiotis, Ph.D." w:date="2016-03-18T09:55:00Z">
          <w:pPr>
            <w:pStyle w:val="paragraph"/>
          </w:pPr>
        </w:pPrChange>
      </w:pPr>
      <w:r w:rsidRPr="00F97379">
        <w:lastRenderedPageBreak/>
        <w:t>For development purposes</w:t>
      </w:r>
      <w:r w:rsidR="00764FA1" w:rsidRPr="00F97379">
        <w:t>,</w:t>
      </w:r>
      <w:r w:rsidRPr="00F97379">
        <w:t xml:space="preserve"> PESSCARA support</w:t>
      </w:r>
      <w:r w:rsidR="00764FA1" w:rsidRPr="00F97379">
        <w:t>s</w:t>
      </w:r>
      <w:r w:rsidRPr="00F97379">
        <w:t xml:space="preserve"> a majority of tools</w:t>
      </w:r>
      <w:r w:rsidR="00764FA1" w:rsidRPr="00F97379">
        <w:t xml:space="preserve"> used in the image processing community, including ITK, Slicer3D, FS</w:t>
      </w:r>
      <w:r w:rsidR="00076585">
        <w:t>L</w:t>
      </w:r>
      <w:r w:rsidR="00764FA1" w:rsidRPr="00F97379">
        <w:t>, and others. However, for algorithm development, Python is the preferred langu</w:t>
      </w:r>
      <w:r w:rsidR="00076585">
        <w:t>a</w:t>
      </w:r>
      <w:r w:rsidR="00764FA1" w:rsidRPr="00F97379">
        <w:t>ge for PESSCARA</w:t>
      </w:r>
      <w:r w:rsidRPr="00F97379">
        <w:t xml:space="preserve">. Python is a very approachable, readable language that includes a number of </w:t>
      </w:r>
      <w:r w:rsidR="00764FA1" w:rsidRPr="00F97379">
        <w:t xml:space="preserve">powerful </w:t>
      </w:r>
      <w:r w:rsidRPr="00F97379">
        <w:t xml:space="preserve">tools including </w:t>
      </w:r>
      <w:proofErr w:type="spellStart"/>
      <w:r w:rsidRPr="00F97379">
        <w:t>Numpy</w:t>
      </w:r>
      <w:proofErr w:type="spellEnd"/>
      <w:r w:rsidRPr="00F97379">
        <w:t xml:space="preserve">, </w:t>
      </w:r>
      <w:proofErr w:type="spellStart"/>
      <w:r w:rsidRPr="00F97379">
        <w:t>Matplotlib</w:t>
      </w:r>
      <w:proofErr w:type="spellEnd"/>
      <w:r w:rsidRPr="00F97379">
        <w:t xml:space="preserve">, </w:t>
      </w:r>
      <w:proofErr w:type="spellStart"/>
      <w:r w:rsidRPr="00F97379">
        <w:t>scikit</w:t>
      </w:r>
      <w:proofErr w:type="spellEnd"/>
      <w:r w:rsidRPr="00F97379">
        <w:t xml:space="preserve">-learn, </w:t>
      </w:r>
      <w:proofErr w:type="spellStart"/>
      <w:r w:rsidRPr="00F97379">
        <w:t>nipype</w:t>
      </w:r>
      <w:proofErr w:type="spellEnd"/>
      <w:r w:rsidRPr="00F97379">
        <w:t xml:space="preserve">, </w:t>
      </w:r>
      <w:proofErr w:type="spellStart"/>
      <w:r w:rsidRPr="00F97379">
        <w:t>RPy</w:t>
      </w:r>
      <w:proofErr w:type="spellEnd"/>
      <w:r w:rsidRPr="00F97379">
        <w:t xml:space="preserve">, and pandas. The </w:t>
      </w:r>
      <w:proofErr w:type="spellStart"/>
      <w:r w:rsidRPr="00F97379">
        <w:t>Jup</w:t>
      </w:r>
      <w:r w:rsidR="00764FA1" w:rsidRPr="00F97379">
        <w:t>y</w:t>
      </w:r>
      <w:r w:rsidRPr="00F97379">
        <w:t>ter</w:t>
      </w:r>
      <w:proofErr w:type="spellEnd"/>
      <w:r w:rsidRPr="00F97379">
        <w:t xml:space="preserve"> Notebook development framework extends python, and is at the core of a substantial shift in the methodology of science, enabling iteration, documentation, and sharing of science.</w:t>
      </w:r>
      <w:r w:rsidR="00764FA1" w:rsidRPr="00F97379">
        <w:t xml:space="preserve"> This philosophy is in perfect alignment with PESSCARA. </w:t>
      </w:r>
      <w:r w:rsidRPr="00F97379">
        <w:t xml:space="preserve">It promotes reproducible research (i.e. provenance tracking of the entire history from input data, algorithms used, intermediate calculations, and results). </w:t>
      </w:r>
      <w:r w:rsidR="00764FA1" w:rsidRPr="00F97379">
        <w:t>Its interactive capabilities means that code that code already run can have its results used rather than re-running the code.</w:t>
      </w:r>
    </w:p>
    <w:p w14:paraId="7739F48B" w14:textId="5A67D357" w:rsidR="004F7A0B" w:rsidRPr="00F97379" w:rsidRDefault="004F7A0B" w:rsidP="004B029F">
      <w:pPr>
        <w:pStyle w:val="paragraph"/>
        <w:ind w:firstLine="720"/>
        <w:pPrChange w:id="54" w:author="Korfiatis , Panagiotis, Ph.D." w:date="2016-03-18T09:55:00Z">
          <w:pPr>
            <w:pStyle w:val="paragraph"/>
          </w:pPr>
        </w:pPrChange>
      </w:pPr>
      <w:r w:rsidRPr="00F97379">
        <w:t xml:space="preserve">While python </w:t>
      </w:r>
      <w:r w:rsidR="00764FA1" w:rsidRPr="00F97379">
        <w:t>is</w:t>
      </w:r>
      <w:r w:rsidRPr="00F97379">
        <w:t xml:space="preserve"> the ‘first language’ of PESSCARA, there are many libraries and developers that depend on other languages</w:t>
      </w:r>
      <w:r w:rsidR="00764FA1" w:rsidRPr="00F97379">
        <w:t>, i</w:t>
      </w:r>
      <w:r w:rsidRPr="00F97379">
        <w:t xml:space="preserve">ncluding non-python </w:t>
      </w:r>
      <w:r w:rsidR="00076585">
        <w:t>tools</w:t>
      </w:r>
      <w:r w:rsidR="00076585" w:rsidRPr="00F97379">
        <w:t xml:space="preserve"> </w:t>
      </w:r>
      <w:r w:rsidRPr="00F97379">
        <w:t xml:space="preserve">like ITK, FSL, ANTs, Slicer and others. Furthermore, </w:t>
      </w:r>
      <w:proofErr w:type="spellStart"/>
      <w:r w:rsidR="008972ED" w:rsidRPr="00F97379">
        <w:t>Jupyter</w:t>
      </w:r>
      <w:proofErr w:type="spellEnd"/>
      <w:r w:rsidR="00764FA1" w:rsidRPr="00F97379">
        <w:t xml:space="preserve"> </w:t>
      </w:r>
      <w:r w:rsidRPr="00F97379">
        <w:t xml:space="preserve">enables development in many different languages including R, C++, Julia </w:t>
      </w:r>
      <w:proofErr w:type="spellStart"/>
      <w:r w:rsidRPr="00F97379">
        <w:t>etc</w:t>
      </w:r>
      <w:proofErr w:type="spellEnd"/>
      <w:r w:rsidR="00C91D7A">
        <w:t xml:space="preserve"> </w:t>
      </w:r>
      <w:r w:rsidR="00C91D7A">
        <w:fldChar w:fldCharType="begin"/>
      </w:r>
      <w:r w:rsidR="0098361D">
        <w:instrText xml:space="preserve"> ADDIN EN.CITE &lt;EndNote&gt;&lt;Cite&gt;&lt;Author&gt;Perez&lt;/Author&gt;&lt;Year&gt;2007&lt;/Year&gt;&lt;RecNum&gt;92&lt;/RecNum&gt;&lt;DisplayText&gt;(27)&lt;/DisplayText&gt;&lt;record&gt;&lt;rec-number&gt;92&lt;/rec-number&gt;&lt;foreign-keys&gt;&lt;key app="EN" db-id="aer2p2szsvrdd1e2e5dpftdoddtxwppff2t2" timestamp="1452294954"&gt;92&lt;/key&gt;&lt;/foreign-keys&gt;&lt;ref-type name="Journal Article"&gt;17&lt;/ref-type&gt;&lt;contributors&gt;&lt;authors&gt;&lt;author&gt;Perez, F.&lt;/author&gt;&lt;author&gt;Granger, B. E.&lt;/author&gt;&lt;/authors&gt;&lt;/contributors&gt;&lt;auth-address&gt;Perez, F&amp;#xD;Univ Colorado, Dept Appl Math, Boulder, CO 80309 USA&amp;#xD;Univ Colorado, Dept Appl Math, Boulder, CO 80309 USA&amp;#xD;Univ Colorado, Dept Appl Math, Boulder, CO 80309 USA&lt;/auth-address&gt;&lt;titles&gt;&lt;title&gt;IPython: A system for interactive scientific computing&lt;/title&gt;&lt;secondary-title&gt;Computing in Science &amp;amp; Engineering&lt;/secondary-title&gt;&lt;alt-title&gt;Comput Sci Eng&lt;/alt-title&gt;&lt;/titles&gt;&lt;periodical&gt;&lt;full-title&gt;Computing in Science &amp;amp; Engineering&lt;/full-title&gt;&lt;abbr-1&gt;Comput Sci Eng&lt;/abbr-1&gt;&lt;/periodical&gt;&lt;alt-periodical&gt;&lt;full-title&gt;Computing in Science &amp;amp; Engineering&lt;/full-title&gt;&lt;abbr-1&gt;Comput Sci Eng&lt;/abbr-1&gt;&lt;/alt-periodical&gt;&lt;pages&gt;21-29&lt;/pages&gt;&lt;volume&gt;9&lt;/volume&gt;&lt;number&gt;3&lt;/number&gt;&lt;dates&gt;&lt;year&gt;2007&lt;/year&gt;&lt;pub-dates&gt;&lt;date&gt;May-Jun&lt;/date&gt;&lt;/pub-dates&gt;&lt;/dates&gt;&lt;isbn&gt;1521-9615&lt;/isbn&gt;&lt;accession-num&gt;WOS:000245668100005&lt;/accession-num&gt;&lt;urls&gt;&lt;related-urls&gt;&lt;url&gt;&amp;lt;Go to ISI&amp;gt;://WOS:000245668100005&lt;/url&gt;&lt;/related-urls&gt;&lt;/urls&gt;&lt;electronic-resource-num&gt;Doi 10.1109/Mcse.2007.53&lt;/electronic-resource-num&gt;&lt;language&gt;English&lt;/language&gt;&lt;/record&gt;&lt;/Cite&gt;&lt;/EndNote&gt;</w:instrText>
      </w:r>
      <w:r w:rsidR="00C91D7A">
        <w:fldChar w:fldCharType="separate"/>
      </w:r>
      <w:r w:rsidR="0098361D">
        <w:rPr>
          <w:noProof/>
        </w:rPr>
        <w:t>(27)</w:t>
      </w:r>
      <w:r w:rsidR="00C91D7A">
        <w:fldChar w:fldCharType="end"/>
      </w:r>
      <w:r w:rsidRPr="00F97379">
        <w:t>.</w:t>
      </w:r>
      <w:r w:rsidR="008972ED">
        <w:t xml:space="preserve"> </w:t>
      </w:r>
    </w:p>
    <w:p w14:paraId="5463E731" w14:textId="7A87301F" w:rsidR="00764FA1" w:rsidRPr="00F97379" w:rsidRDefault="00764FA1" w:rsidP="004B029F">
      <w:pPr>
        <w:pStyle w:val="paragraph"/>
        <w:ind w:firstLine="720"/>
        <w:pPrChange w:id="55" w:author="Korfiatis , Panagiotis, Ph.D." w:date="2016-03-18T09:55:00Z">
          <w:pPr>
            <w:pStyle w:val="paragraph"/>
          </w:pPr>
        </w:pPrChange>
      </w:pPr>
      <w:r w:rsidRPr="00F97379">
        <w:t>A</w:t>
      </w:r>
      <w:r w:rsidR="004F7A0B" w:rsidRPr="00F97379">
        <w:t xml:space="preserve"> </w:t>
      </w:r>
      <w:proofErr w:type="spellStart"/>
      <w:r w:rsidR="004F7A0B" w:rsidRPr="00F97379">
        <w:t>Jup</w:t>
      </w:r>
      <w:r w:rsidRPr="00F97379">
        <w:t>y</w:t>
      </w:r>
      <w:r w:rsidR="004F7A0B" w:rsidRPr="00F97379">
        <w:t>ter</w:t>
      </w:r>
      <w:proofErr w:type="spellEnd"/>
      <w:r w:rsidR="004F7A0B" w:rsidRPr="00F97379">
        <w:t xml:space="preserve"> Notebook </w:t>
      </w:r>
      <w:r w:rsidRPr="00F97379">
        <w:t>(</w:t>
      </w:r>
      <w:r w:rsidR="00076585">
        <w:t>which includes</w:t>
      </w:r>
      <w:r w:rsidRPr="00F97379">
        <w:t xml:space="preserve"> code, data, and results) </w:t>
      </w:r>
      <w:r w:rsidR="004F7A0B" w:rsidRPr="00F97379">
        <w:t>can be easily shared by simply giving the URL and login credentials</w:t>
      </w:r>
      <w:r w:rsidRPr="00F97379">
        <w:t xml:space="preserve"> to your audience</w:t>
      </w:r>
      <w:r w:rsidR="004F7A0B" w:rsidRPr="00F97379">
        <w:t xml:space="preserve">. In addition, the Results/Output, and comments (including </w:t>
      </w:r>
      <w:proofErr w:type="spellStart"/>
      <w:r w:rsidR="004F7A0B" w:rsidRPr="00F97379">
        <w:t>LaTex</w:t>
      </w:r>
      <w:proofErr w:type="spellEnd"/>
      <w:r w:rsidR="004F7A0B" w:rsidRPr="00F97379">
        <w:t xml:space="preserve"> and Markdown) can be integrated into the Notebook to </w:t>
      </w:r>
      <w:r w:rsidRPr="00F97379">
        <w:t>document in a long-term and shareable way, what ha</w:t>
      </w:r>
      <w:r w:rsidR="00076585">
        <w:t xml:space="preserve">s been </w:t>
      </w:r>
      <w:r w:rsidRPr="00F97379">
        <w:t>done</w:t>
      </w:r>
      <w:r w:rsidR="004F7A0B" w:rsidRPr="00F97379">
        <w:t xml:space="preserve">. </w:t>
      </w:r>
    </w:p>
    <w:p w14:paraId="05677149" w14:textId="4969E15E" w:rsidR="004F7A0B" w:rsidRDefault="004F7A0B" w:rsidP="004B029F">
      <w:pPr>
        <w:pStyle w:val="paragraph"/>
        <w:ind w:firstLine="720"/>
        <w:pPrChange w:id="56" w:author="Korfiatis , Panagiotis, Ph.D." w:date="2016-03-18T09:55:00Z">
          <w:pPr>
            <w:pStyle w:val="paragraph"/>
          </w:pPr>
        </w:pPrChange>
      </w:pPr>
      <w:r w:rsidRPr="00F97379">
        <w:t xml:space="preserve">The basic model </w:t>
      </w:r>
      <w:r w:rsidR="00764FA1" w:rsidRPr="00F97379">
        <w:t xml:space="preserve">for such ‘shared science’ </w:t>
      </w:r>
      <w:r w:rsidRPr="00F97379">
        <w:t xml:space="preserve">is import/export. The user </w:t>
      </w:r>
      <w:r w:rsidR="00764FA1" w:rsidRPr="00F97379">
        <w:t xml:space="preserve">often </w:t>
      </w:r>
      <w:r w:rsidRPr="00F97379">
        <w:t>start</w:t>
      </w:r>
      <w:r w:rsidR="00764FA1" w:rsidRPr="00F97379">
        <w:t>s</w:t>
      </w:r>
      <w:r w:rsidRPr="00F97379">
        <w:t xml:space="preserve"> by importing other investigators</w:t>
      </w:r>
      <w:r w:rsidR="00764FA1" w:rsidRPr="00F97379">
        <w:t>’</w:t>
      </w:r>
      <w:r w:rsidRPr="00F97379">
        <w:t xml:space="preserve"> Notebooks, </w:t>
      </w:r>
      <w:r w:rsidR="00764FA1" w:rsidRPr="00F97379">
        <w:t xml:space="preserve">but they may also </w:t>
      </w:r>
      <w:r w:rsidRPr="00F97379">
        <w:t xml:space="preserve">start their own. They can then develop in their own ‘sandbox’ and when they feel they have something to share, they can ‘export’ it, which makes it publicly visible and available to be imported by others. Exporting the code in conventional python format is also supported. </w:t>
      </w:r>
      <w:r w:rsidR="00764FA1" w:rsidRPr="00F97379">
        <w:t>They can also save all code and results as HTML for publishing on the web, or as PDF as a ‘final’ document to be saved in an electronic laboratory notebook</w:t>
      </w:r>
      <w:r w:rsidR="00C91D7A">
        <w:t xml:space="preserve"> </w:t>
      </w:r>
      <w:r w:rsidR="00C91D7A">
        <w:fldChar w:fldCharType="begin"/>
      </w:r>
      <w:r w:rsidR="0098361D">
        <w:instrText xml:space="preserve"> ADDIN EN.CITE &lt;EndNote&gt;&lt;Cite&gt;&lt;Author&gt;Shen&lt;/Author&gt;&lt;Year&gt;2014&lt;/Year&gt;&lt;RecNum&gt;93&lt;/RecNum&gt;&lt;DisplayText&gt;(28)&lt;/DisplayText&gt;&lt;record&gt;&lt;rec-number&gt;93&lt;/rec-number&gt;&lt;foreign-keys&gt;&lt;key app="EN" db-id="aer2p2szsvrdd1e2e5dpftdoddtxwppff2t2" timestamp="1452295187"&gt;93&lt;/key&gt;&lt;/foreign-keys&gt;&lt;ref-type name="Journal Article"&gt;17&lt;/ref-type&gt;&lt;contributors&gt;&lt;authors&gt;&lt;author&gt;Shen, H.&lt;/author&gt;&lt;/authors&gt;&lt;/contributors&gt;&lt;titles&gt;&lt;title&gt;Interactive notebooks: Sharing the code&lt;/title&gt;&lt;secondary-title&gt;Nature&lt;/secondary-title&gt;&lt;/titles&gt;&lt;periodical&gt;&lt;full-title&gt;Nature&lt;/full-title&gt;&lt;abbr-1&gt;Nature&lt;/abbr-1&gt;&lt;/periodical&gt;&lt;pages&gt;151-2&lt;/pages&gt;&lt;volume&gt;515&lt;/volume&gt;&lt;number&gt;7525&lt;/number&gt;&lt;keywords&gt;&lt;keyword&gt;Access to Information&lt;/keyword&gt;&lt;keyword&gt;Algorithms&lt;/keyword&gt;&lt;keyword&gt;Publishing&lt;/keyword&gt;&lt;keyword&gt;*Records as Topic&lt;/keyword&gt;&lt;keyword&gt;*Research&lt;/keyword&gt;&lt;keyword&gt;*Software&lt;/keyword&gt;&lt;keyword&gt;Statistics as Topic&lt;/keyword&gt;&lt;/keywords&gt;&lt;dates&gt;&lt;year&gt;2014&lt;/year&gt;&lt;pub-dates&gt;&lt;date&gt;Nov 6&lt;/date&gt;&lt;/pub-dates&gt;&lt;/dates&gt;&lt;isbn&gt;1476-4687 (Electronic)&amp;#xD;0028-0836 (Linking)&lt;/isbn&gt;&lt;accession-num&gt;25373681&lt;/accession-num&gt;&lt;urls&gt;&lt;related-urls&gt;&lt;url&gt;http://www.ncbi.nlm.nih.gov/pubmed/25373681&lt;/url&gt;&lt;/related-urls&gt;&lt;/urls&gt;&lt;electronic-resource-num&gt;10.1038/515151a&lt;/electronic-resource-num&gt;&lt;/record&gt;&lt;/Cite&gt;&lt;/EndNote&gt;</w:instrText>
      </w:r>
      <w:r w:rsidR="00C91D7A">
        <w:fldChar w:fldCharType="separate"/>
      </w:r>
      <w:r w:rsidR="0098361D">
        <w:rPr>
          <w:noProof/>
        </w:rPr>
        <w:t>(28)</w:t>
      </w:r>
      <w:r w:rsidR="00C91D7A">
        <w:fldChar w:fldCharType="end"/>
      </w:r>
      <w:r w:rsidR="00764FA1" w:rsidRPr="00F97379">
        <w:t>.</w:t>
      </w:r>
    </w:p>
    <w:p w14:paraId="27085537" w14:textId="317E77D3" w:rsidR="00871B3B" w:rsidRPr="00F97379" w:rsidRDefault="00871B3B" w:rsidP="004B029F">
      <w:pPr>
        <w:pStyle w:val="paragraph"/>
        <w:ind w:firstLine="720"/>
        <w:pPrChange w:id="57" w:author="Korfiatis , Panagiotis, Ph.D." w:date="2016-03-18T09:55:00Z">
          <w:pPr>
            <w:pStyle w:val="paragraph"/>
          </w:pPr>
        </w:pPrChange>
      </w:pPr>
      <w:r>
        <w:t>Based on this architecture the algorithms can be utilized by a variety of cloud servic</w:t>
      </w:r>
      <w:r w:rsidR="00795E31">
        <w:t xml:space="preserve">es and important characteristic to consider when large amount of data are involved. </w:t>
      </w:r>
    </w:p>
    <w:p w14:paraId="3F20A3B1" w14:textId="77777777" w:rsidR="003D4654" w:rsidRPr="00F97379" w:rsidRDefault="003D4654" w:rsidP="003D4654">
      <w:pPr>
        <w:pStyle w:val="H2"/>
      </w:pPr>
      <w:r w:rsidRPr="00F97379">
        <w:t>Creating and Executing Workflows</w:t>
      </w:r>
    </w:p>
    <w:p w14:paraId="7CFDE192" w14:textId="616550BC" w:rsidR="00DD21D2" w:rsidRDefault="00764FA1" w:rsidP="00DD21D2">
      <w:pPr>
        <w:pStyle w:val="paragraph"/>
      </w:pPr>
      <w:r w:rsidRPr="00F97379">
        <w:t xml:space="preserve">As noted above, workflow is critical in modern science. One must be able to execute the research process consistently. When dealing with ‘big data’, </w:t>
      </w:r>
      <w:r w:rsidR="00B45D4F" w:rsidRPr="00F97379">
        <w:t>efficiency</w:t>
      </w:r>
      <w:r w:rsidRPr="00F97379">
        <w:t xml:space="preserve"> is also essential. I</w:t>
      </w:r>
      <w:r w:rsidR="00860B8F" w:rsidRPr="00F97379">
        <w:t>n the following section</w:t>
      </w:r>
      <w:r w:rsidRPr="00F97379">
        <w:t xml:space="preserve">, we show </w:t>
      </w:r>
      <w:r w:rsidR="008B4854" w:rsidRPr="00F97379">
        <w:t>a multi-</w:t>
      </w:r>
      <w:proofErr w:type="spellStart"/>
      <w:r w:rsidR="00C14ABB">
        <w:t>center</w:t>
      </w:r>
      <w:proofErr w:type="spellEnd"/>
      <w:r w:rsidR="008B4854" w:rsidRPr="00F97379">
        <w:t xml:space="preserve"> implementation of a workflow created with PESSCARA </w:t>
      </w:r>
      <w:r w:rsidR="00DD21D2" w:rsidRPr="00F97379">
        <w:t>(</w:t>
      </w:r>
      <w:r w:rsidR="00DD21D2" w:rsidRPr="009A345A">
        <w:fldChar w:fldCharType="begin"/>
      </w:r>
      <w:r w:rsidR="00DD21D2" w:rsidRPr="00F97379">
        <w:instrText xml:space="preserve"> REF _Ref313109659 \h </w:instrText>
      </w:r>
      <w:r w:rsidR="00DD21D2" w:rsidRPr="009A345A">
        <w:fldChar w:fldCharType="separate"/>
      </w:r>
      <w:r w:rsidR="00B3412B" w:rsidRPr="00F97379">
        <w:t xml:space="preserve">Figure </w:t>
      </w:r>
      <w:r w:rsidR="00B3412B">
        <w:rPr>
          <w:noProof/>
        </w:rPr>
        <w:t>4</w:t>
      </w:r>
      <w:r w:rsidR="00DD21D2" w:rsidRPr="009A345A">
        <w:fldChar w:fldCharType="end"/>
      </w:r>
      <w:r w:rsidR="00DD21D2" w:rsidRPr="00F97379">
        <w:t>)</w:t>
      </w:r>
      <w:r w:rsidR="008B4854" w:rsidRPr="00F97379">
        <w:t xml:space="preserve">. The application will be aimed at </w:t>
      </w:r>
      <w:r w:rsidRPr="00F97379">
        <w:t xml:space="preserve">developing </w:t>
      </w:r>
      <w:r w:rsidR="00860B8F" w:rsidRPr="00F97379">
        <w:t>imaging biomarkers</w:t>
      </w:r>
      <w:r w:rsidR="008B4854" w:rsidRPr="00F97379">
        <w:t xml:space="preserve"> </w:t>
      </w:r>
      <w:r w:rsidRPr="00F97379">
        <w:t xml:space="preserve">for </w:t>
      </w:r>
      <w:r w:rsidR="005725A5" w:rsidRPr="00F97379">
        <w:t>differentiating</w:t>
      </w:r>
      <w:r w:rsidR="00860B8F" w:rsidRPr="00F97379">
        <w:t xml:space="preserve"> between progression and pseudo progressions</w:t>
      </w:r>
      <w:r w:rsidR="005725A5" w:rsidRPr="00F97379">
        <w:t xml:space="preserve"> in case of glioblastoma multifo</w:t>
      </w:r>
      <w:r w:rsidR="00076585">
        <w:t>r</w:t>
      </w:r>
      <w:r w:rsidR="005725A5" w:rsidRPr="00F97379">
        <w:t xml:space="preserve">me </w:t>
      </w:r>
      <w:r w:rsidR="00D34817">
        <w:t xml:space="preserve">(a type of malignant brain </w:t>
      </w:r>
      <w:r w:rsidR="005725A5" w:rsidRPr="00F97379">
        <w:t>tumo</w:t>
      </w:r>
      <w:r w:rsidR="00076585">
        <w:t>u</w:t>
      </w:r>
      <w:r w:rsidR="005725A5" w:rsidRPr="00F97379">
        <w:t>r</w:t>
      </w:r>
      <w:r w:rsidR="00D34817">
        <w:t>)</w:t>
      </w:r>
      <w:r w:rsidRPr="00F97379">
        <w:t xml:space="preserve"> using large data sets, and then applying the findings from a large data set to a live clinical trial</w:t>
      </w:r>
      <w:r w:rsidR="00D34817">
        <w:t xml:space="preserve"> and ultimately routine clinical practice</w:t>
      </w:r>
      <w:r w:rsidR="00860B8F" w:rsidRPr="00F97379">
        <w:t xml:space="preserve">. </w:t>
      </w:r>
    </w:p>
    <w:p w14:paraId="79F9627C" w14:textId="573D269F" w:rsidR="00B45D4F" w:rsidRPr="00F97379" w:rsidRDefault="00D34817" w:rsidP="004B029F">
      <w:pPr>
        <w:pStyle w:val="paragraph"/>
        <w:ind w:firstLine="720"/>
        <w:pPrChange w:id="58" w:author="Korfiatis , Panagiotis, Ph.D." w:date="2016-03-18T09:55:00Z">
          <w:pPr>
            <w:pStyle w:val="paragraph"/>
          </w:pPr>
        </w:pPrChange>
      </w:pPr>
      <w:r>
        <w:t xml:space="preserve">We see </w:t>
      </w:r>
      <w:r w:rsidR="00B45D4F">
        <w:t xml:space="preserve">PESSCARA </w:t>
      </w:r>
      <w:r>
        <w:t>having two configurations:</w:t>
      </w:r>
      <w:r w:rsidR="00B45D4F">
        <w:t xml:space="preserve"> </w:t>
      </w:r>
      <w:r>
        <w:t>one for</w:t>
      </w:r>
      <w:r w:rsidR="00B45D4F">
        <w:t xml:space="preserve"> development and </w:t>
      </w:r>
      <w:r>
        <w:t>one for</w:t>
      </w:r>
      <w:r w:rsidR="00B45D4F">
        <w:t xml:space="preserve"> clinical trial</w:t>
      </w:r>
      <w:r>
        <w:t>s or practice</w:t>
      </w:r>
      <w:r w:rsidR="00B45D4F">
        <w:t xml:space="preserve">. The development </w:t>
      </w:r>
      <w:r>
        <w:t>configuration</w:t>
      </w:r>
      <w:r w:rsidR="00B45D4F">
        <w:t xml:space="preserve"> </w:t>
      </w:r>
      <w:r>
        <w:t>includes</w:t>
      </w:r>
      <w:r w:rsidR="00B45D4F">
        <w:t xml:space="preserve"> the CMS system with the </w:t>
      </w:r>
      <w:r w:rsidR="00B45D4F">
        <w:lastRenderedPageBreak/>
        <w:t xml:space="preserve">data used for development as well as </w:t>
      </w:r>
      <w:r>
        <w:t>a large batch-oriented</w:t>
      </w:r>
      <w:r w:rsidR="00B45D4F">
        <w:t xml:space="preserve"> computational environment</w:t>
      </w:r>
      <w:r w:rsidR="00304B73">
        <w:t xml:space="preserve">. Once the code and the workflows </w:t>
      </w:r>
      <w:r w:rsidR="00962077">
        <w:t>have</w:t>
      </w:r>
      <w:r w:rsidR="00304B73">
        <w:t xml:space="preserve"> been established the clinical </w:t>
      </w:r>
      <w:r>
        <w:t xml:space="preserve">configuration </w:t>
      </w:r>
      <w:r w:rsidR="00304B73">
        <w:t xml:space="preserve">is created containing only the workflows and the </w:t>
      </w:r>
      <w:r w:rsidR="00962077">
        <w:t>computational</w:t>
      </w:r>
      <w:r w:rsidR="00304B73">
        <w:t xml:space="preserve"> </w:t>
      </w:r>
      <w:r w:rsidR="00962077">
        <w:t>environed to support them.</w:t>
      </w:r>
      <w:r w:rsidR="000A6902">
        <w:t xml:space="preserve"> </w:t>
      </w:r>
      <w:r w:rsidR="00304B73">
        <w:t xml:space="preserve"> </w:t>
      </w:r>
    </w:p>
    <w:p w14:paraId="1A56AE00" w14:textId="773220CD" w:rsidR="003A4611" w:rsidRPr="00F97379" w:rsidRDefault="00962077" w:rsidP="004B029F">
      <w:pPr>
        <w:pStyle w:val="paragraph"/>
        <w:ind w:firstLine="720"/>
        <w:pPrChange w:id="59" w:author="Korfiatis , Panagiotis, Ph.D." w:date="2016-03-18T09:55:00Z">
          <w:pPr>
            <w:pStyle w:val="paragraph"/>
          </w:pPr>
        </w:pPrChange>
      </w:pPr>
      <w:r>
        <w:t xml:space="preserve">Following is an example of how the two </w:t>
      </w:r>
      <w:r w:rsidR="00D34817">
        <w:t>configurations</w:t>
      </w:r>
      <w:r>
        <w:t xml:space="preserve"> of PESSCARA </w:t>
      </w:r>
      <w:r w:rsidR="00D34817">
        <w:t>can</w:t>
      </w:r>
      <w:r>
        <w:t xml:space="preserve"> work. </w:t>
      </w:r>
    </w:p>
    <w:p w14:paraId="15BA20ED" w14:textId="77777777" w:rsidR="00DD21D2" w:rsidRPr="00F97379" w:rsidRDefault="00DD21D2" w:rsidP="00DD21D2">
      <w:pPr>
        <w:pStyle w:val="paragraph"/>
      </w:pPr>
    </w:p>
    <w:p w14:paraId="71F55655" w14:textId="32C39F11" w:rsidR="00B07FF2" w:rsidRPr="00F97379" w:rsidRDefault="004831F6" w:rsidP="00DD21D2">
      <w:pPr>
        <w:pStyle w:val="paragraph"/>
      </w:pPr>
      <w:r w:rsidRPr="009A345A">
        <w:rPr>
          <w:noProof/>
          <w:lang w:val="en-US" w:eastAsia="en-US"/>
        </w:rPr>
        <w:drawing>
          <wp:inline distT="0" distB="0" distL="0" distR="0" wp14:anchorId="4094FFE6" wp14:editId="69CB9912">
            <wp:extent cx="3033346" cy="1283677"/>
            <wp:effectExtent l="0" t="0" r="0" b="12065"/>
            <wp:docPr id="21" name="Picture 21" descr="Macintosh HD:Users:m112447:Dropbox:FigureWorkFlowImplementation.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112447:Dropbox:FigureWorkFlowImplementation.pdf"/>
                    <pic:cNvPicPr>
                      <a:picLocks noChangeAspect="1" noChangeArrowheads="1"/>
                    </pic:cNvPicPr>
                  </pic:nvPicPr>
                  <pic:blipFill rotWithShape="1">
                    <a:blip r:embed="rId15">
                      <a:extLst>
                        <a:ext uri="{28A0092B-C50C-407E-A947-70E740481C1C}">
                          <a14:useLocalDpi xmlns:a14="http://schemas.microsoft.com/office/drawing/2010/main" val="0"/>
                        </a:ext>
                      </a:extLst>
                    </a:blip>
                    <a:srcRect l="18143" t="28569" r="17003" b="34836"/>
                    <a:stretch/>
                  </pic:blipFill>
                  <pic:spPr bwMode="auto">
                    <a:xfrm>
                      <a:off x="0" y="0"/>
                      <a:ext cx="3033760" cy="1283852"/>
                    </a:xfrm>
                    <a:prstGeom prst="rect">
                      <a:avLst/>
                    </a:prstGeom>
                    <a:noFill/>
                    <a:ln>
                      <a:noFill/>
                    </a:ln>
                    <a:extLst>
                      <a:ext uri="{53640926-AAD7-44d8-BBD7-CCE9431645EC}">
                        <a14:shadowObscured xmlns:a14="http://schemas.microsoft.com/office/drawing/2010/main"/>
                      </a:ext>
                    </a:extLst>
                  </pic:spPr>
                </pic:pic>
              </a:graphicData>
            </a:graphic>
          </wp:inline>
        </w:drawing>
      </w:r>
    </w:p>
    <w:p w14:paraId="64588E3B" w14:textId="161080BA" w:rsidR="00D82743" w:rsidRPr="00F97379" w:rsidRDefault="00B07FF2" w:rsidP="00806DAA">
      <w:pPr>
        <w:pStyle w:val="Caption"/>
        <w:rPr>
          <w:color w:val="auto"/>
        </w:rPr>
      </w:pPr>
      <w:bookmarkStart w:id="60" w:name="_Ref313109659"/>
      <w:bookmarkStart w:id="61" w:name="_Ref313109649"/>
      <w:r w:rsidRPr="00F97379">
        <w:rPr>
          <w:color w:val="auto"/>
        </w:rPr>
        <w:t xml:space="preserve">Figure </w:t>
      </w:r>
      <w:r w:rsidRPr="009A345A">
        <w:rPr>
          <w:color w:val="auto"/>
        </w:rPr>
        <w:fldChar w:fldCharType="begin"/>
      </w:r>
      <w:r w:rsidRPr="00F97379">
        <w:rPr>
          <w:color w:val="auto"/>
        </w:rPr>
        <w:instrText xml:space="preserve"> SEQ Figure \* ARABIC </w:instrText>
      </w:r>
      <w:r w:rsidRPr="009A345A">
        <w:rPr>
          <w:color w:val="auto"/>
        </w:rPr>
        <w:fldChar w:fldCharType="separate"/>
      </w:r>
      <w:r w:rsidR="00B3412B">
        <w:rPr>
          <w:noProof/>
          <w:color w:val="auto"/>
        </w:rPr>
        <w:t>4</w:t>
      </w:r>
      <w:r w:rsidRPr="009A345A">
        <w:rPr>
          <w:color w:val="auto"/>
        </w:rPr>
        <w:fldChar w:fldCharType="end"/>
      </w:r>
      <w:bookmarkEnd w:id="60"/>
      <w:r w:rsidR="00375039" w:rsidRPr="00F97379">
        <w:rPr>
          <w:color w:val="auto"/>
        </w:rPr>
        <w:t>: T</w:t>
      </w:r>
      <w:r w:rsidRPr="00F97379">
        <w:rPr>
          <w:color w:val="auto"/>
        </w:rPr>
        <w:t>ranslation of workflows created with PESSCARA</w:t>
      </w:r>
      <w:bookmarkEnd w:id="61"/>
      <w:r w:rsidR="00375039" w:rsidRPr="00F97379">
        <w:rPr>
          <w:color w:val="auto"/>
        </w:rPr>
        <w:t xml:space="preserve"> for a multi-center set up. </w:t>
      </w:r>
    </w:p>
    <w:p w14:paraId="104692C9" w14:textId="30085C32" w:rsidR="00DD21D2" w:rsidRPr="00F97379" w:rsidRDefault="00DD21D2" w:rsidP="00806DAA">
      <w:pPr>
        <w:pStyle w:val="paragraph"/>
      </w:pPr>
      <w:r w:rsidRPr="00F97379">
        <w:t>Researchers from the participating institutions can use the PESSCARA</w:t>
      </w:r>
      <w:r w:rsidR="00DA4E2B">
        <w:t xml:space="preserve"> development</w:t>
      </w:r>
      <w:r w:rsidRPr="00F97379">
        <w:t xml:space="preserve"> </w:t>
      </w:r>
      <w:r w:rsidR="00D34817">
        <w:t>configuration</w:t>
      </w:r>
      <w:r w:rsidR="00D34817" w:rsidRPr="00F97379">
        <w:t xml:space="preserve"> </w:t>
      </w:r>
      <w:r w:rsidRPr="00F97379">
        <w:t>to develop the image analysis algorithm</w:t>
      </w:r>
      <w:r w:rsidR="00D34817">
        <w:t>s</w:t>
      </w:r>
      <w:r w:rsidRPr="00F97379">
        <w:t xml:space="preserve"> as well as the workflows necessary </w:t>
      </w:r>
      <w:r w:rsidR="00D34817">
        <w:t>to compute the image-based biomarker</w:t>
      </w:r>
      <w:r w:rsidRPr="00F97379">
        <w:t xml:space="preserve">. </w:t>
      </w:r>
      <w:r w:rsidR="00FE3041">
        <w:t xml:space="preserve">Typically, data from multiple </w:t>
      </w:r>
      <w:r w:rsidR="008C0D30">
        <w:t>centres</w:t>
      </w:r>
      <w:r w:rsidR="00FE3041">
        <w:t xml:space="preserve"> (1-n) are used for analysis. Both development and </w:t>
      </w:r>
      <w:r w:rsidR="005607DC">
        <w:t>clinical</w:t>
      </w:r>
      <w:r w:rsidR="00FE3041">
        <w:t xml:space="preserve"> configurations will typically have an input process where data are reviewed for quality and then stored. In the case shown in figure 5, we imagine that Center3 is responsible for curating the data, and after that, Center2 will perform visual QC of image quality and automated image segmentation. Center3 then reviews Center2’s work, and Center1 is notified that data analysis is complete. In the development configuration, there is a loop where Center1 along with other </w:t>
      </w:r>
      <w:r w:rsidR="008C0D30">
        <w:t>centres</w:t>
      </w:r>
      <w:r w:rsidR="00FE3041">
        <w:t xml:space="preserve"> may refine the analysis, and further computational models/biomarkers are tested</w:t>
      </w:r>
      <w:r w:rsidR="00C90212" w:rsidRPr="00F97379">
        <w:t>.</w:t>
      </w:r>
      <w:r w:rsidR="000A6902">
        <w:t xml:space="preserve"> </w:t>
      </w:r>
      <w:r w:rsidR="00DA4E2B">
        <w:t xml:space="preserve">When the workflow is completed and the supporting web app established the PESSCARA clinical </w:t>
      </w:r>
      <w:r w:rsidR="00FE3041">
        <w:t>configuration</w:t>
      </w:r>
      <w:r w:rsidR="00DA4E2B">
        <w:t xml:space="preserve"> is created. </w:t>
      </w:r>
    </w:p>
    <w:p w14:paraId="186E0716" w14:textId="18290202" w:rsidR="00375039" w:rsidRPr="00F97379" w:rsidRDefault="00E84221" w:rsidP="00806DAA">
      <w:pPr>
        <w:pStyle w:val="paragraph"/>
        <w:keepNext/>
      </w:pPr>
      <w:ins w:id="62" w:author="Korfiatis , Panagiotis, Ph.D." w:date="2016-03-18T09:38:00Z">
        <w:r>
          <w:rPr>
            <w:noProof/>
            <w:lang w:val="en-US" w:eastAsia="en-US"/>
          </w:rPr>
          <w:lastRenderedPageBreak/>
          <w:drawing>
            <wp:inline distT="0" distB="0" distL="0" distR="0" wp14:anchorId="1F47BC26" wp14:editId="07DB44C8">
              <wp:extent cx="4674235" cy="3507105"/>
              <wp:effectExtent l="0" t="0" r="0" b="0"/>
              <wp:docPr id="8" name="Picture 8" descr="Macintosh HD:Users:m112447:Dropbox:PESSCARA Book Chapter:Figur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m112447:Dropbox:PESSCARA Book Chapter:Figure.pd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74235" cy="3507105"/>
                      </a:xfrm>
                      <a:prstGeom prst="rect">
                        <a:avLst/>
                      </a:prstGeom>
                      <a:noFill/>
                      <a:ln>
                        <a:noFill/>
                      </a:ln>
                    </pic:spPr>
                  </pic:pic>
                </a:graphicData>
              </a:graphic>
            </wp:inline>
          </w:drawing>
        </w:r>
      </w:ins>
    </w:p>
    <w:p w14:paraId="12270DBB" w14:textId="216D2A52" w:rsidR="00375039" w:rsidRPr="00F97379" w:rsidRDefault="00375039" w:rsidP="00806DAA">
      <w:pPr>
        <w:pStyle w:val="Caption"/>
        <w:rPr>
          <w:color w:val="auto"/>
        </w:rPr>
      </w:pPr>
      <w:bookmarkStart w:id="63" w:name="_Ref313111516"/>
      <w:r w:rsidRPr="00F97379">
        <w:rPr>
          <w:color w:val="auto"/>
        </w:rPr>
        <w:t xml:space="preserve">Figure </w:t>
      </w:r>
      <w:r w:rsidRPr="009A345A">
        <w:rPr>
          <w:color w:val="auto"/>
        </w:rPr>
        <w:fldChar w:fldCharType="begin"/>
      </w:r>
      <w:r w:rsidRPr="00F97379">
        <w:rPr>
          <w:color w:val="auto"/>
        </w:rPr>
        <w:instrText xml:space="preserve"> SEQ Figure \* ARABIC </w:instrText>
      </w:r>
      <w:r w:rsidRPr="009A345A">
        <w:rPr>
          <w:color w:val="auto"/>
        </w:rPr>
        <w:fldChar w:fldCharType="separate"/>
      </w:r>
      <w:r w:rsidR="00B3412B">
        <w:rPr>
          <w:noProof/>
          <w:color w:val="auto"/>
        </w:rPr>
        <w:t>5</w:t>
      </w:r>
      <w:r w:rsidRPr="009A345A">
        <w:rPr>
          <w:color w:val="auto"/>
        </w:rPr>
        <w:fldChar w:fldCharType="end"/>
      </w:r>
      <w:bookmarkEnd w:id="63"/>
      <w:r w:rsidRPr="00F97379">
        <w:rPr>
          <w:color w:val="auto"/>
        </w:rPr>
        <w:t>: Example workflow</w:t>
      </w:r>
      <w:r w:rsidR="00391057" w:rsidRPr="00F97379">
        <w:rPr>
          <w:color w:val="auto"/>
        </w:rPr>
        <w:t>.</w:t>
      </w:r>
      <w:r w:rsidR="00FE3041">
        <w:rPr>
          <w:color w:val="auto"/>
        </w:rPr>
        <w:t xml:space="preserve"> </w:t>
      </w:r>
    </w:p>
    <w:p w14:paraId="30BAB17C" w14:textId="2929A7AA" w:rsidR="00FE3657" w:rsidRDefault="00FE3041" w:rsidP="004B029F">
      <w:pPr>
        <w:pStyle w:val="paragraph"/>
        <w:ind w:firstLine="720"/>
        <w:pPrChange w:id="64" w:author="Korfiatis , Panagiotis, Ph.D." w:date="2016-03-18T09:55:00Z">
          <w:pPr>
            <w:pStyle w:val="paragraph"/>
          </w:pPr>
        </w:pPrChange>
      </w:pPr>
      <w:r>
        <w:t xml:space="preserve">The clinical trial configuration is focused on efficient calculation of a biomarker developed via the above mechanism, and in some cases also provides a mechanism for immediate delivery of the biomarker result. </w:t>
      </w:r>
      <w:r w:rsidR="00FE3657">
        <w:t>As with development, w</w:t>
      </w:r>
      <w:r w:rsidR="00391057" w:rsidRPr="00F97379">
        <w:t>hen a subject has been identified</w:t>
      </w:r>
      <w:r w:rsidR="00806DAA" w:rsidRPr="00F97379">
        <w:t xml:space="preserve"> in </w:t>
      </w:r>
      <w:r w:rsidR="008C0D30">
        <w:t>centre</w:t>
      </w:r>
      <w:r w:rsidR="00806DAA" w:rsidRPr="00F97379">
        <w:t xml:space="preserve"> 1 as suitable for the study</w:t>
      </w:r>
      <w:r w:rsidR="00391057" w:rsidRPr="00F97379">
        <w:t xml:space="preserve">, </w:t>
      </w:r>
      <w:r w:rsidR="00806DAA" w:rsidRPr="00F97379">
        <w:t>is for</w:t>
      </w:r>
      <w:r w:rsidR="00391057" w:rsidRPr="00F97379">
        <w:t xml:space="preserve">warded to the </w:t>
      </w:r>
      <w:r w:rsidR="00806DAA" w:rsidRPr="00F97379">
        <w:t xml:space="preserve">PESSCARA </w:t>
      </w:r>
      <w:r w:rsidR="00391057" w:rsidRPr="00F97379">
        <w:t>DICOM receiver</w:t>
      </w:r>
      <w:r w:rsidR="00806DAA" w:rsidRPr="00F97379">
        <w:t xml:space="preserve"> set up for this study</w:t>
      </w:r>
      <w:r w:rsidR="00391057" w:rsidRPr="00F97379">
        <w:t xml:space="preserve">. </w:t>
      </w:r>
      <w:r w:rsidR="00806DAA" w:rsidRPr="00F97379">
        <w:t>The</w:t>
      </w:r>
      <w:r w:rsidR="00391057" w:rsidRPr="00F97379">
        <w:t xml:space="preserve"> dataset PHI </w:t>
      </w:r>
      <w:r w:rsidR="00806DAA" w:rsidRPr="00F97379">
        <w:t>are</w:t>
      </w:r>
      <w:r w:rsidR="00391057" w:rsidRPr="00F97379">
        <w:t xml:space="preserve"> de-identified through use of the CTP functionality and a preconfigured CTP configuration file. All the received files are placed in a folder</w:t>
      </w:r>
      <w:r w:rsidR="00806DAA" w:rsidRPr="00F97379">
        <w:t>, where they are “ingested”</w:t>
      </w:r>
      <w:r w:rsidR="00391057" w:rsidRPr="00F97379">
        <w:t>.</w:t>
      </w:r>
      <w:r w:rsidR="00806DAA" w:rsidRPr="00F97379">
        <w:t xml:space="preserve"> The metadata are also forwarded to the system utilizing the </w:t>
      </w:r>
      <w:proofErr w:type="spellStart"/>
      <w:r w:rsidR="00FE3657">
        <w:t>tiPY</w:t>
      </w:r>
      <w:proofErr w:type="spellEnd"/>
      <w:r w:rsidR="00FE3657" w:rsidRPr="00F97379">
        <w:t xml:space="preserve"> </w:t>
      </w:r>
      <w:r w:rsidR="00806DAA" w:rsidRPr="00F97379">
        <w:t>library.</w:t>
      </w:r>
      <w:r w:rsidR="000A6902">
        <w:t xml:space="preserve"> </w:t>
      </w:r>
      <w:r w:rsidR="00391057" w:rsidRPr="00F97379">
        <w:t xml:space="preserve">A configuration file exists in the receiving pool to assign the proper tags to the data to be ingested, such as institutional review board number, data type, and project name. The ingesting process will create a new entry inside TACTIC or will update the information if the data already exist. Once the data have been </w:t>
      </w:r>
      <w:r w:rsidR="00DA6428" w:rsidRPr="00F97379">
        <w:t>injected a</w:t>
      </w:r>
      <w:r w:rsidR="00391057" w:rsidRPr="00F97379">
        <w:t xml:space="preserve"> Series workflow </w:t>
      </w:r>
      <w:r w:rsidR="00DA6428" w:rsidRPr="00F97379">
        <w:t>is</w:t>
      </w:r>
      <w:r w:rsidR="00391057" w:rsidRPr="00F97379">
        <w:t xml:space="preserve"> triggered. The first step of the workflow is a classifier step, w</w:t>
      </w:r>
      <w:r w:rsidR="00DA6428" w:rsidRPr="00F97379">
        <w:t>hich routes the data for a spe</w:t>
      </w:r>
      <w:r w:rsidR="00391057" w:rsidRPr="00F97379">
        <w:t>cific study to the right pipeline</w:t>
      </w:r>
      <w:r w:rsidR="00FE3657">
        <w:t>—for instance, that an image series designed to measure perfusion is sent to an algorithm that calculates perfusion</w:t>
      </w:r>
      <w:r w:rsidR="00391057" w:rsidRPr="00F97379">
        <w:t>. Subsequently, DICOM field t</w:t>
      </w:r>
      <w:r w:rsidR="00DA6428" w:rsidRPr="00F97379">
        <w:t>ags are extracted and a normal</w:t>
      </w:r>
      <w:r w:rsidR="00391057" w:rsidRPr="00F97379">
        <w:t>ized series description is assigned to each object (</w:t>
      </w:r>
      <w:proofErr w:type="spellStart"/>
      <w:r w:rsidR="00391057" w:rsidRPr="00F97379">
        <w:t>eg</w:t>
      </w:r>
      <w:proofErr w:type="spellEnd"/>
      <w:r w:rsidR="00391057" w:rsidRPr="00F97379">
        <w:t xml:space="preserve">, “Axial,” “T1,” and “Post-Contrast” might all be assigned to an axial </w:t>
      </w:r>
      <w:proofErr w:type="spellStart"/>
      <w:r w:rsidR="00391057" w:rsidRPr="00F97379">
        <w:t>postcontrast</w:t>
      </w:r>
      <w:proofErr w:type="spellEnd"/>
      <w:r w:rsidR="00391057" w:rsidRPr="00F97379">
        <w:t xml:space="preserve"> T1 image).</w:t>
      </w:r>
      <w:r w:rsidR="000A6902">
        <w:t xml:space="preserve"> </w:t>
      </w:r>
      <w:r w:rsidR="00DA6428" w:rsidRPr="00F97379">
        <w:t xml:space="preserve">If the classifier finds all the required series (T1 weighted post contrast and perfusion in this case) a notification is send to the </w:t>
      </w:r>
      <w:r w:rsidR="008C0D30">
        <w:t>centre</w:t>
      </w:r>
      <w:r w:rsidR="00DA6428" w:rsidRPr="00F97379">
        <w:t xml:space="preserve"> responsible for data curation). Otherwise a </w:t>
      </w:r>
      <w:r w:rsidR="00DA6428" w:rsidRPr="00F97379">
        <w:lastRenderedPageBreak/>
        <w:t xml:space="preserve">notification/report of the data missing is send to the predesigned contact person in </w:t>
      </w:r>
      <w:r w:rsidR="00FE3657">
        <w:t xml:space="preserve">the originating </w:t>
      </w:r>
      <w:r w:rsidR="008C0D30">
        <w:t>centre</w:t>
      </w:r>
      <w:r w:rsidR="00DA6428" w:rsidRPr="00F97379">
        <w:t xml:space="preserve">. </w:t>
      </w:r>
    </w:p>
    <w:p w14:paraId="11C06A29" w14:textId="5A3F9172" w:rsidR="00FE3657" w:rsidRPr="00F97379" w:rsidRDefault="00175450" w:rsidP="004B029F">
      <w:pPr>
        <w:pStyle w:val="paragraph"/>
        <w:ind w:firstLine="720"/>
        <w:pPrChange w:id="65" w:author="Korfiatis , Panagiotis, Ph.D." w:date="2016-03-18T09:55:00Z">
          <w:pPr>
            <w:pStyle w:val="paragraph"/>
          </w:pPr>
        </w:pPrChange>
      </w:pPr>
      <w:r w:rsidRPr="00F97379">
        <w:t>Once data curation is finished</w:t>
      </w:r>
      <w:r w:rsidR="00FE3657">
        <w:t>,</w:t>
      </w:r>
      <w:r w:rsidRPr="00F97379">
        <w:t xml:space="preserve"> a </w:t>
      </w:r>
      <w:r w:rsidR="00970F2D" w:rsidRPr="00F97379">
        <w:t>notification is sen</w:t>
      </w:r>
      <w:r w:rsidR="00FE3657">
        <w:t>t</w:t>
      </w:r>
      <w:r w:rsidR="00970F2D" w:rsidRPr="00F97379">
        <w:t xml:space="preserve"> to </w:t>
      </w:r>
      <w:r w:rsidR="008C0D30">
        <w:t>centre</w:t>
      </w:r>
      <w:r w:rsidR="00970F2D" w:rsidRPr="00F97379">
        <w:t xml:space="preserve"> 2 where the </w:t>
      </w:r>
      <w:r w:rsidR="00FE3657" w:rsidRPr="00F97379">
        <w:t>tumour</w:t>
      </w:r>
      <w:r w:rsidR="00970F2D" w:rsidRPr="00F97379">
        <w:t xml:space="preserve"> segmentation is performed.</w:t>
      </w:r>
      <w:r w:rsidR="000A6902">
        <w:t xml:space="preserve"> </w:t>
      </w:r>
      <w:r w:rsidR="00970F2D" w:rsidRPr="00F97379">
        <w:t>The Image analyst can get the data either through the web page or through a link</w:t>
      </w:r>
      <w:r w:rsidR="00FE3657">
        <w:t xml:space="preserve">, to </w:t>
      </w:r>
      <w:r w:rsidR="00970F2D" w:rsidRPr="00F97379">
        <w:t xml:space="preserve">perform the </w:t>
      </w:r>
      <w:r w:rsidR="00FE3657" w:rsidRPr="00F97379">
        <w:t>tumour</w:t>
      </w:r>
      <w:r w:rsidR="00970F2D" w:rsidRPr="00F97379">
        <w:t xml:space="preserve"> segmentation task. Once this is completed</w:t>
      </w:r>
      <w:r w:rsidR="00FE3657">
        <w:t>,</w:t>
      </w:r>
      <w:r w:rsidR="00970F2D" w:rsidRPr="00F97379">
        <w:t xml:space="preserve"> the </w:t>
      </w:r>
      <w:r w:rsidR="00FE3657">
        <w:t>step(s)</w:t>
      </w:r>
      <w:r w:rsidR="00FE3657" w:rsidRPr="00F97379">
        <w:t xml:space="preserve"> </w:t>
      </w:r>
      <w:r w:rsidR="00970F2D" w:rsidRPr="00F97379">
        <w:t xml:space="preserve">responsible for perfusion analysis </w:t>
      </w:r>
      <w:r w:rsidR="00FE3657">
        <w:t>computation</w:t>
      </w:r>
      <w:r w:rsidR="00FE3657" w:rsidRPr="00F97379">
        <w:t xml:space="preserve"> </w:t>
      </w:r>
      <w:r w:rsidR="00970F2D" w:rsidRPr="00F97379">
        <w:t xml:space="preserve">as well as the registration of the </w:t>
      </w:r>
      <w:r w:rsidR="00FE3657" w:rsidRPr="00F97379">
        <w:t>tumour</w:t>
      </w:r>
      <w:r w:rsidR="00970F2D" w:rsidRPr="00F97379">
        <w:t xml:space="preserve"> ROI to the perfusion </w:t>
      </w:r>
      <w:r w:rsidR="00FE3657">
        <w:t>image</w:t>
      </w:r>
      <w:r w:rsidR="00FE3657" w:rsidRPr="00F97379">
        <w:t xml:space="preserve"> </w:t>
      </w:r>
      <w:r w:rsidR="00970F2D" w:rsidRPr="00F97379">
        <w:t xml:space="preserve">is executed. </w:t>
      </w:r>
      <w:r w:rsidR="00BC2BB9" w:rsidRPr="00F97379">
        <w:t xml:space="preserve">Once the data are reviewed and found </w:t>
      </w:r>
      <w:r w:rsidR="00FE3657">
        <w:t>acceptable,</w:t>
      </w:r>
      <w:r w:rsidR="00BC2BB9" w:rsidRPr="00F97379">
        <w:t xml:space="preserve"> the imaging biomarkers extracted from perfusion are assigned to the appropriate tags</w:t>
      </w:r>
      <w:r w:rsidR="00FE3657">
        <w:t xml:space="preserve"> for that examination</w:t>
      </w:r>
      <w:r w:rsidR="00BC2BB9" w:rsidRPr="00F97379">
        <w:t>.</w:t>
      </w:r>
      <w:r w:rsidR="00871B3B">
        <w:t xml:space="preserve"> Once this step in completed</w:t>
      </w:r>
      <w:r w:rsidR="00FE3657">
        <w:t>,</w:t>
      </w:r>
      <w:r w:rsidR="00871B3B">
        <w:t xml:space="preserve"> the data metadata and all analytics extracted </w:t>
      </w:r>
      <w:r w:rsidR="00795E31">
        <w:t>are available for analysis utilizing any kind of “big data” analysis methodology.</w:t>
      </w:r>
      <w:r w:rsidR="000A6902">
        <w:t xml:space="preserve"> </w:t>
      </w:r>
      <w:r w:rsidR="00FE3657">
        <w:t>This may be simply stored for later group analysis, or may be made available for immediate clinical decision-making.</w:t>
      </w:r>
      <w:ins w:id="66" w:author="Korfiatis , Panagiotis, Ph.D." w:date="2016-03-18T09:48:00Z">
        <w:r w:rsidR="00683BDE">
          <w:t xml:space="preserve"> All the data </w:t>
        </w:r>
      </w:ins>
      <w:ins w:id="67" w:author="Korfiatis , Panagiotis, Ph.D." w:date="2016-03-18T09:49:00Z">
        <w:r w:rsidR="00683BDE">
          <w:t xml:space="preserve">and metadata created during the execution </w:t>
        </w:r>
      </w:ins>
      <w:ins w:id="68" w:author="Korfiatis , Panagiotis, Ph.D." w:date="2016-03-18T09:50:00Z">
        <w:r w:rsidR="00683BDE">
          <w:t xml:space="preserve">of the workflow are backed up to a different server for protection over data loss. </w:t>
        </w:r>
      </w:ins>
    </w:p>
    <w:p w14:paraId="5DF09943" w14:textId="53803E2B" w:rsidR="00391057" w:rsidRDefault="00E9737C" w:rsidP="00C14ABB">
      <w:pPr>
        <w:pStyle w:val="H2"/>
      </w:pPr>
      <w:r>
        <w:t>Current status and Next Steps</w:t>
      </w:r>
    </w:p>
    <w:p w14:paraId="38A41EAC" w14:textId="77777777" w:rsidR="00E9737C" w:rsidRDefault="00E9737C" w:rsidP="00C14ABB">
      <w:pPr>
        <w:pStyle w:val="paragraph"/>
      </w:pPr>
      <w:r w:rsidRPr="00F8701A">
        <w:t xml:space="preserve">Currently the system is under development with further optimization needed to enhance its security features. Additionally further resources are needed to provide the users with more resources for faster testing and support for algorithms with higher computational requirements.  </w:t>
      </w:r>
      <w:r>
        <w:t xml:space="preserve">The system has been undergoing rapid development—the documentation and training resources have not kept up. </w:t>
      </w:r>
    </w:p>
    <w:p w14:paraId="7CAB6B0D" w14:textId="77777777" w:rsidR="00E9737C" w:rsidRDefault="00E9737C" w:rsidP="004B029F">
      <w:pPr>
        <w:pStyle w:val="paragraph"/>
        <w:ind w:firstLine="720"/>
        <w:pPrChange w:id="69" w:author="Korfiatis , Panagiotis, Ph.D." w:date="2016-03-18T09:55:00Z">
          <w:pPr>
            <w:pStyle w:val="paragraph"/>
          </w:pPr>
        </w:pPrChange>
      </w:pPr>
      <w:r>
        <w:t xml:space="preserve">We hope that the next phases will see further connections of PESSCARA with non-imaging data </w:t>
      </w:r>
      <w:proofErr w:type="gramStart"/>
      <w:r>
        <w:t>repositories,</w:t>
      </w:r>
      <w:proofErr w:type="gramEnd"/>
      <w:r>
        <w:t xml:space="preserve"> improvements in the workflow engine enable a wider variety of algorithms on a wider variety of platforms, and greater connections to clinical systems. </w:t>
      </w:r>
    </w:p>
    <w:p w14:paraId="2430AC11" w14:textId="1618E119" w:rsidR="00E9737C" w:rsidRPr="00F8701A" w:rsidRDefault="00E9737C" w:rsidP="004B029F">
      <w:pPr>
        <w:pStyle w:val="paragraph"/>
        <w:ind w:firstLine="720"/>
        <w:pPrChange w:id="70" w:author="Korfiatis , Panagiotis, Ph.D." w:date="2016-03-18T09:55:00Z">
          <w:pPr>
            <w:pStyle w:val="paragraph"/>
          </w:pPr>
        </w:pPrChange>
      </w:pPr>
      <w:r>
        <w:t>We do intend to provide t</w:t>
      </w:r>
      <w:r w:rsidRPr="00F8701A">
        <w:t xml:space="preserve">he basic </w:t>
      </w:r>
      <w:r>
        <w:t>system</w:t>
      </w:r>
      <w:r w:rsidRPr="00F8701A">
        <w:t xml:space="preserve"> as open access tools through </w:t>
      </w:r>
      <w:proofErr w:type="spellStart"/>
      <w:r w:rsidRPr="00F8701A">
        <w:t>github</w:t>
      </w:r>
      <w:proofErr w:type="spellEnd"/>
      <w:r w:rsidRPr="00F8701A">
        <w:t xml:space="preserve"> so researchers will be able to set the same environment locally with more resources.</w:t>
      </w:r>
      <w:r>
        <w:t xml:space="preserve"> We also hope to provide a simple demonstration environment (</w:t>
      </w:r>
      <w:r w:rsidR="002E24E8">
        <w:fldChar w:fldCharType="begin"/>
      </w:r>
      <w:r w:rsidR="002E24E8">
        <w:instrText xml:space="preserve"> HYPERLINK "http://www.PESSCARA.org" </w:instrText>
      </w:r>
      <w:r w:rsidR="002E24E8">
        <w:fldChar w:fldCharType="separate"/>
      </w:r>
      <w:r w:rsidRPr="00BF30F8">
        <w:rPr>
          <w:rStyle w:val="Hyperlink"/>
        </w:rPr>
        <w:t>http://www.PESSCARA.org</w:t>
      </w:r>
      <w:r w:rsidR="002E24E8">
        <w:rPr>
          <w:rStyle w:val="Hyperlink"/>
        </w:rPr>
        <w:fldChar w:fldCharType="end"/>
      </w:r>
      <w:r>
        <w:t>) that will allow prospective users to test the PESSCARA environment.</w:t>
      </w:r>
    </w:p>
    <w:p w14:paraId="62349D5B" w14:textId="77777777" w:rsidR="003D4654" w:rsidRPr="00F97379" w:rsidRDefault="003D4654" w:rsidP="003D4654">
      <w:pPr>
        <w:pStyle w:val="H1"/>
      </w:pPr>
      <w:r w:rsidRPr="00F97379">
        <w:t>Conclusion</w:t>
      </w:r>
    </w:p>
    <w:p w14:paraId="73869EA8" w14:textId="736FB2A2" w:rsidR="00795E31" w:rsidRDefault="00795E31" w:rsidP="00412B3C">
      <w:pPr>
        <w:pStyle w:val="paragraph"/>
      </w:pPr>
      <w:r>
        <w:t xml:space="preserve">Big Data </w:t>
      </w:r>
      <w:r w:rsidR="00FE3657">
        <w:t xml:space="preserve">techniques </w:t>
      </w:r>
      <w:r>
        <w:t>will lead to an improved model of health</w:t>
      </w:r>
      <w:r w:rsidR="00FE3657">
        <w:t>care</w:t>
      </w:r>
      <w:r>
        <w:t xml:space="preserve"> delivery with the potential to achieve</w:t>
      </w:r>
      <w:r w:rsidRPr="00795E31">
        <w:t xml:space="preserve"> better clinical outcomes and increased efficiency. </w:t>
      </w:r>
      <w:r w:rsidR="00BD4D4E">
        <w:t>However</w:t>
      </w:r>
      <w:r w:rsidR="00FE3657">
        <w:t>,</w:t>
      </w:r>
      <w:r w:rsidR="00BD4D4E">
        <w:t xml:space="preserve"> appropriate infrastructure is needed to enable the data collecti</w:t>
      </w:r>
      <w:r w:rsidR="000A6902">
        <w:t>on and curation especially in case o</w:t>
      </w:r>
      <w:r w:rsidR="00FE3657">
        <w:t>f</w:t>
      </w:r>
      <w:r w:rsidR="000A6902">
        <w:t xml:space="preserve"> heterogeneous (with respect to data) environments such as healthcare. </w:t>
      </w:r>
    </w:p>
    <w:p w14:paraId="6955F2E5" w14:textId="4EA9309D" w:rsidR="00412B3C" w:rsidRPr="00F97379" w:rsidRDefault="00AA02EA" w:rsidP="004B029F">
      <w:pPr>
        <w:pStyle w:val="paragraph"/>
        <w:ind w:firstLine="720"/>
        <w:pPrChange w:id="71" w:author="Korfiatis , Panagiotis, Ph.D." w:date="2016-03-18T09:55:00Z">
          <w:pPr>
            <w:pStyle w:val="paragraph"/>
          </w:pPr>
        </w:pPrChange>
      </w:pPr>
      <w:r w:rsidRPr="00F97379">
        <w:t xml:space="preserve">PESSCARA </w:t>
      </w:r>
      <w:r w:rsidR="008972ED">
        <w:t xml:space="preserve">aims </w:t>
      </w:r>
      <w:r w:rsidR="00FE3657">
        <w:t>to</w:t>
      </w:r>
      <w:r w:rsidR="008972ED">
        <w:t xml:space="preserve"> </w:t>
      </w:r>
      <w:r w:rsidR="008972ED" w:rsidRPr="00F97379">
        <w:t>minimiz</w:t>
      </w:r>
      <w:r w:rsidR="00FE3657">
        <w:t>e</w:t>
      </w:r>
      <w:r w:rsidR="008972ED" w:rsidRPr="00F97379">
        <w:t xml:space="preserve"> </w:t>
      </w:r>
      <w:r w:rsidRPr="00F97379">
        <w:t xml:space="preserve">the requirement for data downloading and moving, since data and metadata are hosted within the same infrastructure. </w:t>
      </w:r>
      <w:r w:rsidR="00473DC9">
        <w:t>Code development also can be performed through a web interface making the system easy to use for inexperience</w:t>
      </w:r>
      <w:r w:rsidR="00FE3657">
        <w:t>d</w:t>
      </w:r>
      <w:r w:rsidR="00473DC9">
        <w:t xml:space="preserve"> users. </w:t>
      </w:r>
      <w:r w:rsidR="00FE3657">
        <w:t>At least as important as improved data access is that r</w:t>
      </w:r>
      <w:r w:rsidR="00155D7E" w:rsidRPr="00F97379">
        <w:t>esearchers can share the</w:t>
      </w:r>
      <w:r w:rsidR="00E9737C">
        <w:t>ir</w:t>
      </w:r>
      <w:r w:rsidR="00155D7E" w:rsidRPr="00F97379">
        <w:t xml:space="preserve"> </w:t>
      </w:r>
      <w:r w:rsidRPr="00F97379">
        <w:t>algorithms, the analysis performed, and the subsequent results</w:t>
      </w:r>
      <w:r w:rsidR="00E9737C">
        <w:t>,</w:t>
      </w:r>
      <w:r w:rsidR="00473DC9">
        <w:t xml:space="preserve"> </w:t>
      </w:r>
      <w:r w:rsidR="00E9737C">
        <w:t>which is</w:t>
      </w:r>
      <w:r w:rsidR="00473DC9">
        <w:t xml:space="preserve"> a significant step </w:t>
      </w:r>
      <w:r w:rsidR="00473DC9">
        <w:lastRenderedPageBreak/>
        <w:t>toward reproducible research</w:t>
      </w:r>
      <w:r w:rsidR="00412B3C" w:rsidRPr="00F97379">
        <w:t>.</w:t>
      </w:r>
      <w:r w:rsidR="0047240A">
        <w:t xml:space="preserve"> </w:t>
      </w:r>
      <w:r w:rsidR="00155D7E" w:rsidRPr="00F97379">
        <w:t>When big data originate f</w:t>
      </w:r>
      <w:r w:rsidR="00E9737C">
        <w:t>r</w:t>
      </w:r>
      <w:r w:rsidR="00155D7E" w:rsidRPr="00F97379">
        <w:t xml:space="preserve">om multimodal data that </w:t>
      </w:r>
      <w:r w:rsidR="00E9737C">
        <w:t>have complex connections to other data,</w:t>
      </w:r>
      <w:r w:rsidR="00155D7E" w:rsidRPr="00F97379">
        <w:t xml:space="preserve"> the use of a CMS is a must.</w:t>
      </w:r>
      <w:r w:rsidR="0083712E">
        <w:t xml:space="preserve"> PESSCARA </w:t>
      </w:r>
      <w:r w:rsidR="00E9737C">
        <w:t>is and will continue to meet the unique demands of big data research in medical imaging by leveraging a good CMS that is effectively connected to powerful computational resources, and an algorithm development environment designed for code and result sharing</w:t>
      </w:r>
      <w:r w:rsidR="0083712E">
        <w:t>.</w:t>
      </w:r>
      <w:r w:rsidR="000A6902">
        <w:t xml:space="preserve"> </w:t>
      </w:r>
      <w:r w:rsidR="00E9737C">
        <w:t>“Shared Science” is the future of science, and PESSCARA is one tool for medical imaging to participate in this new world of big data and shared science.</w:t>
      </w:r>
    </w:p>
    <w:p w14:paraId="5B879A5C" w14:textId="77777777" w:rsidR="00412B3C" w:rsidRPr="00F97379" w:rsidRDefault="00412B3C" w:rsidP="00AA02EA">
      <w:pPr>
        <w:pStyle w:val="paragraph"/>
      </w:pPr>
    </w:p>
    <w:p w14:paraId="7AEF6C5A" w14:textId="77777777" w:rsidR="00AA02EA" w:rsidRPr="00F97379" w:rsidRDefault="00AA02EA" w:rsidP="00AA02EA">
      <w:pPr>
        <w:pStyle w:val="paragraph"/>
      </w:pPr>
    </w:p>
    <w:p w14:paraId="3DEA29EA" w14:textId="77777777" w:rsidR="004B7CC1" w:rsidRDefault="004B7CC1" w:rsidP="004B7CC1">
      <w:pPr>
        <w:pStyle w:val="H1"/>
      </w:pPr>
      <w:r w:rsidRPr="004B7CC1">
        <w:t xml:space="preserve">Acknowledgements </w:t>
      </w:r>
    </w:p>
    <w:p w14:paraId="0A77CB40" w14:textId="77777777" w:rsidR="004B7CC1" w:rsidRPr="004B7CC1" w:rsidRDefault="004B7CC1" w:rsidP="004B7CC1">
      <w:pPr>
        <w:pStyle w:val="paragraph"/>
      </w:pPr>
      <w:r>
        <w:t xml:space="preserve">This work was supported by NIH Grant CA160045 </w:t>
      </w:r>
    </w:p>
    <w:p w14:paraId="33A2BB70" w14:textId="77777777" w:rsidR="004B7CC1" w:rsidRPr="004B7CC1" w:rsidRDefault="004B7CC1" w:rsidP="004B7CC1">
      <w:pPr>
        <w:pStyle w:val="paragraph"/>
      </w:pPr>
    </w:p>
    <w:p w14:paraId="1785A705" w14:textId="77777777" w:rsidR="00C7006A" w:rsidRPr="004B7CC1" w:rsidRDefault="00C7006A" w:rsidP="006C66FC">
      <w:pPr>
        <w:pStyle w:val="paragraph"/>
      </w:pPr>
    </w:p>
    <w:p w14:paraId="7D652110" w14:textId="77777777" w:rsidR="0077373C" w:rsidRPr="004B7CC1" w:rsidRDefault="0077373C" w:rsidP="006C66FC">
      <w:pPr>
        <w:pStyle w:val="paragraph"/>
      </w:pPr>
    </w:p>
    <w:p w14:paraId="27C82728" w14:textId="05C652A5" w:rsidR="00C51389" w:rsidRDefault="00C86A51" w:rsidP="00C14ABB">
      <w:pPr>
        <w:pStyle w:val="H1"/>
      </w:pPr>
      <w:r w:rsidRPr="00F97379">
        <w:t>References</w:t>
      </w:r>
    </w:p>
    <w:p w14:paraId="01AC98B8" w14:textId="77777777" w:rsidR="008C6C54" w:rsidRPr="008C6C54" w:rsidRDefault="00C51389" w:rsidP="008C6C54">
      <w:pPr>
        <w:pStyle w:val="EndNoteBibliography"/>
        <w:spacing w:after="0"/>
      </w:pPr>
      <w:r>
        <w:fldChar w:fldCharType="begin"/>
      </w:r>
      <w:r>
        <w:instrText xml:space="preserve"> ADDIN EN.REFLIST </w:instrText>
      </w:r>
      <w:r>
        <w:fldChar w:fldCharType="separate"/>
      </w:r>
      <w:r w:rsidR="008C6C54" w:rsidRPr="008C6C54">
        <w:t>1.</w:t>
      </w:r>
      <w:del w:id="72" w:author="Korfiatis , Panagiotis, Ph.D." w:date="2016-03-18T10:16:00Z">
        <w:r w:rsidR="008C6C54" w:rsidRPr="008C6C54" w:rsidDel="008C6C54">
          <w:tab/>
        </w:r>
      </w:del>
      <w:r w:rsidR="008C6C54" w:rsidRPr="008C6C54">
        <w:t xml:space="preserve">Jagadish HV. Big Data and Science: Myths and Reality. </w:t>
      </w:r>
      <w:proofErr w:type="gramStart"/>
      <w:r w:rsidR="008C6C54" w:rsidRPr="008C6C54">
        <w:t>Big Data Research.</w:t>
      </w:r>
      <w:proofErr w:type="gramEnd"/>
      <w:r w:rsidR="008C6C54" w:rsidRPr="008C6C54">
        <w:t xml:space="preserve"> 2015 6//</w:t>
      </w:r>
      <w:proofErr w:type="gramStart"/>
      <w:r w:rsidR="008C6C54" w:rsidRPr="008C6C54">
        <w:t>;2</w:t>
      </w:r>
      <w:proofErr w:type="gramEnd"/>
      <w:r w:rsidR="008C6C54" w:rsidRPr="008C6C54">
        <w:t>(2):49-52.</w:t>
      </w:r>
    </w:p>
    <w:p w14:paraId="16EB4C33" w14:textId="77777777" w:rsidR="008C6C54" w:rsidRPr="008C6C54" w:rsidRDefault="008C6C54" w:rsidP="008C6C54">
      <w:pPr>
        <w:pStyle w:val="EndNoteBibliography"/>
        <w:spacing w:after="0"/>
      </w:pPr>
      <w:r w:rsidRPr="008C6C54">
        <w:t>2.</w:t>
      </w:r>
      <w:del w:id="73" w:author="Korfiatis , Panagiotis, Ph.D." w:date="2016-03-18T10:16:00Z">
        <w:r w:rsidRPr="008C6C54" w:rsidDel="008C6C54">
          <w:tab/>
        </w:r>
      </w:del>
      <w:r w:rsidRPr="008C6C54">
        <w:t xml:space="preserve">Tan SS, </w:t>
      </w:r>
      <w:proofErr w:type="spellStart"/>
      <w:r w:rsidRPr="008C6C54">
        <w:t>Gao</w:t>
      </w:r>
      <w:proofErr w:type="spellEnd"/>
      <w:r w:rsidRPr="008C6C54">
        <w:t xml:space="preserve"> G, Koch S. Big Data and Analytics in Healthcare. Methods </w:t>
      </w:r>
      <w:proofErr w:type="spellStart"/>
      <w:r w:rsidRPr="008C6C54">
        <w:t>Inf</w:t>
      </w:r>
      <w:proofErr w:type="spellEnd"/>
      <w:r w:rsidRPr="008C6C54">
        <w:t xml:space="preserve"> Med. 2015 Nov 27</w:t>
      </w:r>
      <w:proofErr w:type="gramStart"/>
      <w:r w:rsidRPr="008C6C54">
        <w:t>;54</w:t>
      </w:r>
      <w:proofErr w:type="gramEnd"/>
      <w:r w:rsidRPr="008C6C54">
        <w:t>(6):546-7. PubMed PMID: 26577624.</w:t>
      </w:r>
    </w:p>
    <w:p w14:paraId="58749673" w14:textId="77777777" w:rsidR="008C6C54" w:rsidRPr="008C6C54" w:rsidRDefault="008C6C54" w:rsidP="008C6C54">
      <w:pPr>
        <w:pStyle w:val="EndNoteBibliography"/>
        <w:spacing w:after="0"/>
      </w:pPr>
      <w:r w:rsidRPr="008C6C54">
        <w:t>3.</w:t>
      </w:r>
      <w:del w:id="74" w:author="Korfiatis , Panagiotis, Ph.D." w:date="2016-03-18T10:16:00Z">
        <w:r w:rsidRPr="008C6C54" w:rsidDel="008C6C54">
          <w:tab/>
        </w:r>
      </w:del>
      <w:r w:rsidRPr="008C6C54">
        <w:t xml:space="preserve">Belle A, </w:t>
      </w:r>
      <w:proofErr w:type="spellStart"/>
      <w:r w:rsidRPr="008C6C54">
        <w:t>Thiagarajan</w:t>
      </w:r>
      <w:proofErr w:type="spellEnd"/>
      <w:r w:rsidRPr="008C6C54">
        <w:t xml:space="preserve"> R, </w:t>
      </w:r>
      <w:proofErr w:type="spellStart"/>
      <w:r w:rsidRPr="008C6C54">
        <w:t>Soroushmehr</w:t>
      </w:r>
      <w:proofErr w:type="spellEnd"/>
      <w:r w:rsidRPr="008C6C54">
        <w:t xml:space="preserve"> SM, </w:t>
      </w:r>
      <w:proofErr w:type="spellStart"/>
      <w:r w:rsidRPr="008C6C54">
        <w:t>Navidi</w:t>
      </w:r>
      <w:proofErr w:type="spellEnd"/>
      <w:r w:rsidRPr="008C6C54">
        <w:t xml:space="preserve"> F, Beard DA, </w:t>
      </w:r>
      <w:proofErr w:type="spellStart"/>
      <w:r w:rsidRPr="008C6C54">
        <w:t>Najarian</w:t>
      </w:r>
      <w:proofErr w:type="spellEnd"/>
      <w:r w:rsidRPr="008C6C54">
        <w:t xml:space="preserve"> K. Big Data Analytics in Healthcare. Biomed Res Int. 2015</w:t>
      </w:r>
      <w:proofErr w:type="gramStart"/>
      <w:r w:rsidRPr="008C6C54">
        <w:t>;2015:370194</w:t>
      </w:r>
      <w:proofErr w:type="gramEnd"/>
      <w:r w:rsidRPr="008C6C54">
        <w:t>. PubMed PMID: 26229957. PMCID: PMC4503556.</w:t>
      </w:r>
    </w:p>
    <w:p w14:paraId="4F4A03CB" w14:textId="77777777" w:rsidR="008C6C54" w:rsidRPr="008C6C54" w:rsidRDefault="008C6C54" w:rsidP="008C6C54">
      <w:pPr>
        <w:pStyle w:val="EndNoteBibliography"/>
        <w:spacing w:after="0"/>
      </w:pPr>
      <w:r w:rsidRPr="008C6C54">
        <w:t>4.</w:t>
      </w:r>
      <w:del w:id="75" w:author="Korfiatis , Panagiotis, Ph.D." w:date="2016-03-18T10:16:00Z">
        <w:r w:rsidRPr="008C6C54" w:rsidDel="008C6C54">
          <w:tab/>
        </w:r>
      </w:del>
      <w:r w:rsidRPr="008C6C54">
        <w:t xml:space="preserve">Langer SG. </w:t>
      </w:r>
      <w:proofErr w:type="gramStart"/>
      <w:r w:rsidRPr="008C6C54">
        <w:t>Challenges for data storage in medical imaging research.</w:t>
      </w:r>
      <w:proofErr w:type="gramEnd"/>
      <w:r w:rsidRPr="008C6C54">
        <w:t xml:space="preserve"> </w:t>
      </w:r>
      <w:proofErr w:type="gramStart"/>
      <w:r w:rsidRPr="008C6C54">
        <w:t>J Digit Imaging.</w:t>
      </w:r>
      <w:proofErr w:type="gramEnd"/>
      <w:r w:rsidRPr="008C6C54">
        <w:t xml:space="preserve"> 2011 Apr</w:t>
      </w:r>
      <w:proofErr w:type="gramStart"/>
      <w:r w:rsidRPr="008C6C54">
        <w:t>;24</w:t>
      </w:r>
      <w:proofErr w:type="gramEnd"/>
      <w:r w:rsidRPr="008C6C54">
        <w:t>(2):203-7. PubMed PMID: 20544372. PMCID: PMC3056978.</w:t>
      </w:r>
    </w:p>
    <w:p w14:paraId="0F13A8E5" w14:textId="77777777" w:rsidR="008C6C54" w:rsidRPr="008C6C54" w:rsidRDefault="008C6C54" w:rsidP="008C6C54">
      <w:pPr>
        <w:pStyle w:val="EndNoteBibliography"/>
        <w:spacing w:after="0"/>
      </w:pPr>
      <w:r w:rsidRPr="008C6C54">
        <w:t>5.</w:t>
      </w:r>
      <w:del w:id="76" w:author="Korfiatis , Panagiotis, Ph.D." w:date="2016-03-18T10:16:00Z">
        <w:r w:rsidRPr="008C6C54" w:rsidDel="008C6C54">
          <w:tab/>
        </w:r>
      </w:del>
      <w:r w:rsidRPr="008C6C54">
        <w:t xml:space="preserve">Prather JC, </w:t>
      </w:r>
      <w:proofErr w:type="spellStart"/>
      <w:r w:rsidRPr="008C6C54">
        <w:t>Lobach</w:t>
      </w:r>
      <w:proofErr w:type="spellEnd"/>
      <w:r w:rsidRPr="008C6C54">
        <w:t xml:space="preserve"> DF, Goodwin LK, Hales JW, </w:t>
      </w:r>
      <w:proofErr w:type="spellStart"/>
      <w:r w:rsidRPr="008C6C54">
        <w:t>Hage</w:t>
      </w:r>
      <w:proofErr w:type="spellEnd"/>
      <w:r w:rsidRPr="008C6C54">
        <w:t xml:space="preserve"> ML, Hammond WE. Medical data mining: knowledge discovery in a clinical data warehouse. </w:t>
      </w:r>
      <w:proofErr w:type="spellStart"/>
      <w:proofErr w:type="gramStart"/>
      <w:r w:rsidRPr="008C6C54">
        <w:t>Proc</w:t>
      </w:r>
      <w:proofErr w:type="spellEnd"/>
      <w:r w:rsidRPr="008C6C54">
        <w:t xml:space="preserve"> AMIA </w:t>
      </w:r>
      <w:proofErr w:type="spellStart"/>
      <w:r w:rsidRPr="008C6C54">
        <w:t>Annu</w:t>
      </w:r>
      <w:proofErr w:type="spellEnd"/>
      <w:r w:rsidRPr="008C6C54">
        <w:t xml:space="preserve"> Fall </w:t>
      </w:r>
      <w:proofErr w:type="spellStart"/>
      <w:r w:rsidRPr="008C6C54">
        <w:t>Symp</w:t>
      </w:r>
      <w:proofErr w:type="spellEnd"/>
      <w:r w:rsidRPr="008C6C54">
        <w:t>.</w:t>
      </w:r>
      <w:proofErr w:type="gramEnd"/>
      <w:r w:rsidRPr="008C6C54">
        <w:t xml:space="preserve"> 1997:101-5. PubMed PMID: 9357597. PMCID: PMC2233405.</w:t>
      </w:r>
    </w:p>
    <w:p w14:paraId="2AC205D5" w14:textId="77777777" w:rsidR="008C6C54" w:rsidRPr="008C6C54" w:rsidRDefault="008C6C54" w:rsidP="008C6C54">
      <w:pPr>
        <w:pStyle w:val="EndNoteBibliography"/>
        <w:spacing w:after="0"/>
      </w:pPr>
      <w:r w:rsidRPr="008C6C54">
        <w:t>6.</w:t>
      </w:r>
      <w:del w:id="77" w:author="Korfiatis , Panagiotis, Ph.D." w:date="2016-03-18T10:16:00Z">
        <w:r w:rsidRPr="008C6C54" w:rsidDel="008C6C54">
          <w:tab/>
        </w:r>
      </w:del>
      <w:r w:rsidRPr="008C6C54">
        <w:t>Lynch C. Big data: How do your data grow? Nature. 2008 Sep 4</w:t>
      </w:r>
      <w:proofErr w:type="gramStart"/>
      <w:r w:rsidRPr="008C6C54">
        <w:t>;455</w:t>
      </w:r>
      <w:proofErr w:type="gramEnd"/>
      <w:r w:rsidRPr="008C6C54">
        <w:t>(7209):28-9. PubMed PMID: WOS:000258890200019. English.</w:t>
      </w:r>
    </w:p>
    <w:p w14:paraId="46564F91" w14:textId="77777777" w:rsidR="008C6C54" w:rsidRPr="008C6C54" w:rsidRDefault="008C6C54" w:rsidP="008C6C54">
      <w:pPr>
        <w:pStyle w:val="EndNoteBibliography"/>
        <w:spacing w:after="0"/>
      </w:pPr>
      <w:r w:rsidRPr="008C6C54">
        <w:t>7.</w:t>
      </w:r>
      <w:del w:id="78" w:author="Korfiatis , Panagiotis, Ph.D." w:date="2016-03-18T10:16:00Z">
        <w:r w:rsidRPr="008C6C54" w:rsidDel="008C6C54">
          <w:tab/>
        </w:r>
      </w:del>
      <w:r w:rsidRPr="008C6C54">
        <w:t xml:space="preserve">Mathew P, </w:t>
      </w:r>
      <w:proofErr w:type="spellStart"/>
      <w:r w:rsidRPr="008C6C54">
        <w:t>Pillai</w:t>
      </w:r>
      <w:proofErr w:type="spellEnd"/>
      <w:r w:rsidRPr="008C6C54">
        <w:t xml:space="preserve"> A. Big Data Challenges and Solutions in Healthcare: A Survey. In: </w:t>
      </w:r>
      <w:proofErr w:type="spellStart"/>
      <w:r w:rsidRPr="008C6C54">
        <w:t>Snášel</w:t>
      </w:r>
      <w:proofErr w:type="spellEnd"/>
      <w:r w:rsidRPr="008C6C54">
        <w:t xml:space="preserve"> V, Abraham A, </w:t>
      </w:r>
      <w:proofErr w:type="spellStart"/>
      <w:r w:rsidRPr="008C6C54">
        <w:t>Krömer</w:t>
      </w:r>
      <w:proofErr w:type="spellEnd"/>
      <w:r w:rsidRPr="008C6C54">
        <w:t xml:space="preserve"> P, Pant M, </w:t>
      </w:r>
      <w:proofErr w:type="spellStart"/>
      <w:r w:rsidRPr="008C6C54">
        <w:t>Muda</w:t>
      </w:r>
      <w:proofErr w:type="spellEnd"/>
      <w:r w:rsidRPr="008C6C54">
        <w:t xml:space="preserve"> AK, editors. </w:t>
      </w:r>
      <w:proofErr w:type="gramStart"/>
      <w:r w:rsidRPr="008C6C54">
        <w:t>Innovations in Bio-Inspired Computing and Applications.</w:t>
      </w:r>
      <w:proofErr w:type="gramEnd"/>
      <w:r w:rsidRPr="008C6C54">
        <w:t xml:space="preserve"> </w:t>
      </w:r>
      <w:proofErr w:type="gramStart"/>
      <w:r w:rsidRPr="008C6C54">
        <w:t>Advances in Intelligent Systems and Computing.</w:t>
      </w:r>
      <w:proofErr w:type="gramEnd"/>
      <w:r w:rsidRPr="008C6C54">
        <w:t xml:space="preserve"> 424: Springer International Publishing; 2016. p. 543-53.</w:t>
      </w:r>
    </w:p>
    <w:p w14:paraId="5EB28CCC" w14:textId="77777777" w:rsidR="008C6C54" w:rsidRPr="008C6C54" w:rsidRDefault="008C6C54" w:rsidP="008C6C54">
      <w:pPr>
        <w:pStyle w:val="EndNoteBibliography"/>
        <w:spacing w:after="0"/>
      </w:pPr>
      <w:r w:rsidRPr="008C6C54">
        <w:t>8.</w:t>
      </w:r>
      <w:del w:id="79" w:author="Korfiatis , Panagiotis, Ph.D." w:date="2016-03-18T10:16:00Z">
        <w:r w:rsidRPr="008C6C54" w:rsidDel="008C6C54">
          <w:tab/>
        </w:r>
      </w:del>
      <w:r w:rsidRPr="008C6C54">
        <w:t xml:space="preserve">Raghupathi W, </w:t>
      </w:r>
      <w:proofErr w:type="spellStart"/>
      <w:r w:rsidRPr="008C6C54">
        <w:t>Raghupathi</w:t>
      </w:r>
      <w:proofErr w:type="spellEnd"/>
      <w:r w:rsidRPr="008C6C54">
        <w:t xml:space="preserve"> V. Big data analytics in healthcare: promise and potential. Health </w:t>
      </w:r>
      <w:proofErr w:type="spellStart"/>
      <w:r w:rsidRPr="008C6C54">
        <w:t>Inf</w:t>
      </w:r>
      <w:proofErr w:type="spellEnd"/>
      <w:r w:rsidRPr="008C6C54">
        <w:t xml:space="preserve"> </w:t>
      </w:r>
      <w:proofErr w:type="spellStart"/>
      <w:r w:rsidRPr="008C6C54">
        <w:t>Sci</w:t>
      </w:r>
      <w:proofErr w:type="spellEnd"/>
      <w:r w:rsidRPr="008C6C54">
        <w:t xml:space="preserve"> Syst. 2014</w:t>
      </w:r>
      <w:proofErr w:type="gramStart"/>
      <w:r w:rsidRPr="008C6C54">
        <w:t>;2:3</w:t>
      </w:r>
      <w:proofErr w:type="gramEnd"/>
      <w:r w:rsidRPr="008C6C54">
        <w:t>. PubMed PMID: 25825667. PMCID: PMC4341817.</w:t>
      </w:r>
    </w:p>
    <w:p w14:paraId="6915685B" w14:textId="77777777" w:rsidR="008C6C54" w:rsidRPr="008C6C54" w:rsidRDefault="008C6C54" w:rsidP="008C6C54">
      <w:pPr>
        <w:pStyle w:val="EndNoteBibliography"/>
        <w:spacing w:after="0"/>
      </w:pPr>
      <w:r w:rsidRPr="008C6C54">
        <w:t>9.</w:t>
      </w:r>
      <w:del w:id="80" w:author="Korfiatis , Panagiotis, Ph.D." w:date="2016-03-18T10:16:00Z">
        <w:r w:rsidRPr="008C6C54" w:rsidDel="008C6C54">
          <w:tab/>
        </w:r>
      </w:del>
      <w:r w:rsidRPr="008C6C54">
        <w:t xml:space="preserve">Trifonova OP, </w:t>
      </w:r>
      <w:proofErr w:type="spellStart"/>
      <w:r w:rsidRPr="008C6C54">
        <w:t>Il'in</w:t>
      </w:r>
      <w:proofErr w:type="spellEnd"/>
      <w:r w:rsidRPr="008C6C54">
        <w:t xml:space="preserve"> VA, </w:t>
      </w:r>
      <w:proofErr w:type="spellStart"/>
      <w:r w:rsidRPr="008C6C54">
        <w:t>Kolker</w:t>
      </w:r>
      <w:proofErr w:type="spellEnd"/>
      <w:r w:rsidRPr="008C6C54">
        <w:t xml:space="preserve"> EV, </w:t>
      </w:r>
      <w:proofErr w:type="spellStart"/>
      <w:r w:rsidRPr="008C6C54">
        <w:t>Lisitsa</w:t>
      </w:r>
      <w:proofErr w:type="spellEnd"/>
      <w:r w:rsidRPr="008C6C54">
        <w:t xml:space="preserve"> AV. Big Data in Biology and Medicine: Based on material from a joint workshop with representatives of the international Data-Enabled Life Science Alliance, July 4, 2013, Moscow, Russia. </w:t>
      </w:r>
      <w:proofErr w:type="spellStart"/>
      <w:r w:rsidRPr="008C6C54">
        <w:t>Acta</w:t>
      </w:r>
      <w:proofErr w:type="spellEnd"/>
      <w:r w:rsidRPr="008C6C54">
        <w:t xml:space="preserve"> </w:t>
      </w:r>
      <w:proofErr w:type="spellStart"/>
      <w:r w:rsidRPr="008C6C54">
        <w:t>Naturae</w:t>
      </w:r>
      <w:proofErr w:type="spellEnd"/>
      <w:r w:rsidRPr="008C6C54">
        <w:t>. 2013 Jul</w:t>
      </w:r>
      <w:proofErr w:type="gramStart"/>
      <w:r w:rsidRPr="008C6C54">
        <w:t>;5</w:t>
      </w:r>
      <w:proofErr w:type="gramEnd"/>
      <w:r w:rsidRPr="008C6C54">
        <w:t>(3):13-6. PubMed PMID: 24303199. PMCID: PMC3848064.</w:t>
      </w:r>
    </w:p>
    <w:p w14:paraId="1CA1433F" w14:textId="77777777" w:rsidR="008C6C54" w:rsidRPr="008C6C54" w:rsidRDefault="008C6C54" w:rsidP="008C6C54">
      <w:pPr>
        <w:pStyle w:val="EndNoteBibliography"/>
        <w:spacing w:after="0"/>
      </w:pPr>
      <w:r w:rsidRPr="008C6C54">
        <w:t>10.</w:t>
      </w:r>
      <w:del w:id="81" w:author="Korfiatis , Panagiotis, Ph.D." w:date="2016-03-18T10:16:00Z">
        <w:r w:rsidRPr="008C6C54" w:rsidDel="008C6C54">
          <w:tab/>
        </w:r>
      </w:del>
      <w:r w:rsidRPr="008C6C54">
        <w:t xml:space="preserve">Margolis R, </w:t>
      </w:r>
      <w:proofErr w:type="spellStart"/>
      <w:r w:rsidRPr="008C6C54">
        <w:t>Derr</w:t>
      </w:r>
      <w:proofErr w:type="spellEnd"/>
      <w:r w:rsidRPr="008C6C54">
        <w:t xml:space="preserve"> L, Dunn M, Huerta M, Larkin J, Sheehan J, et al. The National Institutes of Health's Big Data to Knowledge (BD2K) initiative: capitalizing on biomedical big data. J Am Med Inform Assoc. 2014 Nov-Dec</w:t>
      </w:r>
      <w:proofErr w:type="gramStart"/>
      <w:r w:rsidRPr="008C6C54">
        <w:t>;21</w:t>
      </w:r>
      <w:proofErr w:type="gramEnd"/>
      <w:r w:rsidRPr="008C6C54">
        <w:t>(6):957-8. PubMed PMID: 25008006. PMCID: PMC4215061.</w:t>
      </w:r>
    </w:p>
    <w:p w14:paraId="12449575" w14:textId="77777777" w:rsidR="008C6C54" w:rsidRPr="008C6C54" w:rsidRDefault="008C6C54" w:rsidP="008C6C54">
      <w:pPr>
        <w:pStyle w:val="EndNoteBibliography"/>
        <w:spacing w:after="0"/>
      </w:pPr>
      <w:r w:rsidRPr="008C6C54">
        <w:t>11.</w:t>
      </w:r>
      <w:del w:id="82" w:author="Korfiatis , Panagiotis, Ph.D." w:date="2016-03-18T10:16:00Z">
        <w:r w:rsidRPr="008C6C54" w:rsidDel="008C6C54">
          <w:tab/>
        </w:r>
      </w:del>
      <w:r w:rsidRPr="008C6C54">
        <w:t xml:space="preserve">Schadt EE, </w:t>
      </w:r>
      <w:proofErr w:type="spellStart"/>
      <w:r w:rsidRPr="008C6C54">
        <w:t>Linderman</w:t>
      </w:r>
      <w:proofErr w:type="spellEnd"/>
      <w:r w:rsidRPr="008C6C54">
        <w:t xml:space="preserve"> MD, Sorenson J, Lee L, Nolan GP. </w:t>
      </w:r>
      <w:proofErr w:type="gramStart"/>
      <w:r w:rsidRPr="008C6C54">
        <w:t>Computational solutions to large-scale data management and analysis.</w:t>
      </w:r>
      <w:proofErr w:type="gramEnd"/>
      <w:r w:rsidRPr="008C6C54">
        <w:t xml:space="preserve"> Nat Rev Genet. 2010 Sep</w:t>
      </w:r>
      <w:proofErr w:type="gramStart"/>
      <w:r w:rsidRPr="008C6C54">
        <w:t>;11</w:t>
      </w:r>
      <w:proofErr w:type="gramEnd"/>
      <w:r w:rsidRPr="008C6C54">
        <w:t>(9):647-57. PubMed PMID: 20717155. PMCID: PMC3124937.</w:t>
      </w:r>
    </w:p>
    <w:p w14:paraId="2D71C93B" w14:textId="77777777" w:rsidR="008C6C54" w:rsidRPr="008C6C54" w:rsidRDefault="008C6C54" w:rsidP="008C6C54">
      <w:pPr>
        <w:pStyle w:val="EndNoteBibliography"/>
        <w:spacing w:after="0"/>
      </w:pPr>
      <w:r w:rsidRPr="008C6C54">
        <w:t>12.</w:t>
      </w:r>
      <w:del w:id="83" w:author="Korfiatis , Panagiotis, Ph.D." w:date="2016-03-18T10:16:00Z">
        <w:r w:rsidRPr="008C6C54" w:rsidDel="008C6C54">
          <w:tab/>
        </w:r>
      </w:del>
      <w:r w:rsidRPr="008C6C54">
        <w:t>National Electrical Manufacturers Association</w:t>
      </w:r>
      <w:proofErr w:type="gramStart"/>
      <w:r w:rsidRPr="008C6C54">
        <w:t>.,</w:t>
      </w:r>
      <w:proofErr w:type="gramEnd"/>
      <w:r w:rsidRPr="008C6C54">
        <w:t xml:space="preserve"> American College of Radiology. </w:t>
      </w:r>
      <w:proofErr w:type="gramStart"/>
      <w:r w:rsidRPr="008C6C54">
        <w:t>Digital imaging and communications in medicine (DICOM).</w:t>
      </w:r>
      <w:proofErr w:type="gramEnd"/>
      <w:r w:rsidRPr="008C6C54">
        <w:t xml:space="preserve"> Washington, D.C.: National Electrical Manufacturers Association; 1998. v. &lt;1-8, 10-5&gt; p.</w:t>
      </w:r>
    </w:p>
    <w:p w14:paraId="4D823510" w14:textId="77777777" w:rsidR="008C6C54" w:rsidRPr="008C6C54" w:rsidRDefault="008C6C54" w:rsidP="008C6C54">
      <w:pPr>
        <w:pStyle w:val="EndNoteBibliography"/>
        <w:spacing w:after="0"/>
      </w:pPr>
      <w:r w:rsidRPr="008C6C54">
        <w:t>13.</w:t>
      </w:r>
      <w:del w:id="84" w:author="Korfiatis , Panagiotis, Ph.D." w:date="2016-03-18T10:16:00Z">
        <w:r w:rsidRPr="008C6C54" w:rsidDel="008C6C54">
          <w:tab/>
        </w:r>
      </w:del>
      <w:r w:rsidRPr="008C6C54">
        <w:t xml:space="preserve">Larobina M, </w:t>
      </w:r>
      <w:proofErr w:type="spellStart"/>
      <w:r w:rsidRPr="008C6C54">
        <w:t>Murino</w:t>
      </w:r>
      <w:proofErr w:type="spellEnd"/>
      <w:r w:rsidRPr="008C6C54">
        <w:t xml:space="preserve"> L. Medical image file formats. </w:t>
      </w:r>
      <w:proofErr w:type="gramStart"/>
      <w:r w:rsidRPr="008C6C54">
        <w:t>J Digit Imaging.</w:t>
      </w:r>
      <w:proofErr w:type="gramEnd"/>
      <w:r w:rsidRPr="008C6C54">
        <w:t xml:space="preserve"> 2014 Apr</w:t>
      </w:r>
      <w:proofErr w:type="gramStart"/>
      <w:r w:rsidRPr="008C6C54">
        <w:t>;27</w:t>
      </w:r>
      <w:proofErr w:type="gramEnd"/>
      <w:r w:rsidRPr="008C6C54">
        <w:t>(2):200-6. PubMed PMID: 24338090. PMCID: PMC3948928.</w:t>
      </w:r>
    </w:p>
    <w:p w14:paraId="14A41F0B" w14:textId="77777777" w:rsidR="008C6C54" w:rsidRPr="008C6C54" w:rsidRDefault="008C6C54" w:rsidP="008C6C54">
      <w:pPr>
        <w:pStyle w:val="EndNoteBibliography"/>
        <w:spacing w:after="0"/>
      </w:pPr>
      <w:r w:rsidRPr="008C6C54">
        <w:t>14.</w:t>
      </w:r>
      <w:del w:id="85" w:author="Korfiatis , Panagiotis, Ph.D." w:date="2016-03-18T10:16:00Z">
        <w:r w:rsidRPr="008C6C54" w:rsidDel="008C6C54">
          <w:tab/>
        </w:r>
      </w:del>
      <w:r w:rsidRPr="008C6C54">
        <w:t xml:space="preserve">Services </w:t>
      </w:r>
      <w:proofErr w:type="spellStart"/>
      <w:r w:rsidRPr="008C6C54">
        <w:t>USDoHH</w:t>
      </w:r>
      <w:proofErr w:type="spellEnd"/>
      <w:r w:rsidRPr="008C6C54">
        <w:t>. U.S. Department of Health &amp; Human Services [cited 2016 01/01/2016]. Available from: http://www.hhs.gov/ocr/privacy/hipaa/understanding/summary/.</w:t>
      </w:r>
    </w:p>
    <w:p w14:paraId="1244B461" w14:textId="77777777" w:rsidR="008C6C54" w:rsidRPr="008C6C54" w:rsidRDefault="008C6C54" w:rsidP="008C6C54">
      <w:pPr>
        <w:pStyle w:val="EndNoteBibliography"/>
        <w:spacing w:after="0"/>
      </w:pPr>
      <w:r w:rsidRPr="008C6C54">
        <w:t>15.</w:t>
      </w:r>
      <w:del w:id="86" w:author="Korfiatis , Panagiotis, Ph.D." w:date="2016-03-18T10:16:00Z">
        <w:r w:rsidRPr="008C6C54" w:rsidDel="008C6C54">
          <w:tab/>
        </w:r>
      </w:del>
      <w:r w:rsidRPr="008C6C54">
        <w:t xml:space="preserve">Hamilton B. Electronic health records. 3rd </w:t>
      </w:r>
      <w:proofErr w:type="gramStart"/>
      <w:r w:rsidRPr="008C6C54">
        <w:t>ed</w:t>
      </w:r>
      <w:proofErr w:type="gramEnd"/>
      <w:r w:rsidRPr="008C6C54">
        <w:t xml:space="preserve">. New York: McGraw-Hill; 2013. p. </w:t>
      </w:r>
      <w:proofErr w:type="gramStart"/>
      <w:r w:rsidRPr="008C6C54">
        <w:t>p</w:t>
      </w:r>
      <w:proofErr w:type="gramEnd"/>
      <w:r w:rsidRPr="008C6C54">
        <w:t>.</w:t>
      </w:r>
    </w:p>
    <w:p w14:paraId="244F577A" w14:textId="77777777" w:rsidR="008C6C54" w:rsidRPr="008C6C54" w:rsidRDefault="008C6C54" w:rsidP="008C6C54">
      <w:pPr>
        <w:pStyle w:val="EndNoteBibliography"/>
        <w:spacing w:after="0"/>
      </w:pPr>
      <w:r w:rsidRPr="008C6C54">
        <w:t>16.</w:t>
      </w:r>
      <w:del w:id="87" w:author="Korfiatis , Panagiotis, Ph.D." w:date="2016-03-18T10:16:00Z">
        <w:r w:rsidRPr="008C6C54" w:rsidDel="008C6C54">
          <w:tab/>
        </w:r>
      </w:del>
      <w:r w:rsidRPr="008C6C54">
        <w:t xml:space="preserve">Carter JH, American College of Physicians (2003- ). Electronic health </w:t>
      </w:r>
      <w:proofErr w:type="gramStart"/>
      <w:r w:rsidRPr="008C6C54">
        <w:t>records :</w:t>
      </w:r>
      <w:proofErr w:type="gramEnd"/>
      <w:r w:rsidRPr="008C6C54">
        <w:t xml:space="preserve"> a guide for clinicians and administrators. 2nd ed. Philadelphia: ACP Press; 2008. </w:t>
      </w:r>
      <w:proofErr w:type="gramStart"/>
      <w:r w:rsidRPr="008C6C54">
        <w:t>xxi</w:t>
      </w:r>
      <w:proofErr w:type="gramEnd"/>
      <w:r w:rsidRPr="008C6C54">
        <w:t>, 530 p. p.</w:t>
      </w:r>
    </w:p>
    <w:p w14:paraId="2453618D" w14:textId="77777777" w:rsidR="008C6C54" w:rsidRPr="008C6C54" w:rsidRDefault="008C6C54" w:rsidP="008C6C54">
      <w:pPr>
        <w:pStyle w:val="EndNoteBibliography"/>
        <w:spacing w:after="0"/>
      </w:pPr>
      <w:r w:rsidRPr="008C6C54">
        <w:t>17.</w:t>
      </w:r>
      <w:r w:rsidRPr="008C6C54">
        <w:tab/>
        <w:t xml:space="preserve">Duncan JS, </w:t>
      </w:r>
      <w:proofErr w:type="spellStart"/>
      <w:r w:rsidRPr="008C6C54">
        <w:t>Ayache</w:t>
      </w:r>
      <w:proofErr w:type="spellEnd"/>
      <w:r w:rsidRPr="008C6C54">
        <w:t xml:space="preserve"> N. Medical image analysis: Progress over two decades and the challenges ahead. </w:t>
      </w:r>
      <w:proofErr w:type="spellStart"/>
      <w:proofErr w:type="gramStart"/>
      <w:r w:rsidRPr="008C6C54">
        <w:t>Ieee</w:t>
      </w:r>
      <w:proofErr w:type="spellEnd"/>
      <w:r w:rsidRPr="008C6C54">
        <w:t xml:space="preserve"> T Pattern Anal.</w:t>
      </w:r>
      <w:proofErr w:type="gramEnd"/>
      <w:r w:rsidRPr="008C6C54">
        <w:t xml:space="preserve"> 2000 Jan</w:t>
      </w:r>
      <w:proofErr w:type="gramStart"/>
      <w:r w:rsidRPr="008C6C54">
        <w:t>;22</w:t>
      </w:r>
      <w:proofErr w:type="gramEnd"/>
      <w:r w:rsidRPr="008C6C54">
        <w:t>(1):85-106. PubMed PMID: WOS:000085472300005. English.</w:t>
      </w:r>
    </w:p>
    <w:p w14:paraId="70B2BE0A" w14:textId="77777777" w:rsidR="008C6C54" w:rsidRPr="008C6C54" w:rsidDel="008C6C54" w:rsidRDefault="008C6C54" w:rsidP="008C6C54">
      <w:pPr>
        <w:pStyle w:val="EndNoteBibliography"/>
        <w:rPr>
          <w:del w:id="88" w:author="Korfiatis , Panagiotis, Ph.D." w:date="2016-03-18T10:16:00Z"/>
        </w:rPr>
      </w:pPr>
      <w:r w:rsidRPr="008C6C54">
        <w:t>18.</w:t>
      </w:r>
      <w:del w:id="89" w:author="Korfiatis , Panagiotis, Ph.D." w:date="2016-03-18T10:16:00Z">
        <w:r w:rsidRPr="008C6C54" w:rsidDel="008C6C54">
          <w:tab/>
        </w:r>
      </w:del>
      <w:r w:rsidRPr="008C6C54">
        <w:t xml:space="preserve">Dhawan AP. Medical image analysis. Hoboken, </w:t>
      </w:r>
      <w:proofErr w:type="spellStart"/>
      <w:r w:rsidRPr="008C6C54">
        <w:t>N.J.</w:t>
      </w:r>
    </w:p>
    <w:p w14:paraId="48F40AFE" w14:textId="77777777" w:rsidR="008C6C54" w:rsidRPr="008C6C54" w:rsidDel="008C6C54" w:rsidRDefault="008C6C54" w:rsidP="008C6C54">
      <w:pPr>
        <w:pStyle w:val="EndNoteBibliography"/>
        <w:rPr>
          <w:del w:id="90" w:author="Korfiatis , Panagiotis, Ph.D." w:date="2016-03-18T10:16:00Z"/>
        </w:rPr>
      </w:pPr>
      <w:r w:rsidRPr="008C6C54">
        <w:t>Piscataway</w:t>
      </w:r>
      <w:proofErr w:type="spellEnd"/>
      <w:r w:rsidRPr="008C6C54">
        <w:t>, N.J.: Wiley-</w:t>
      </w:r>
      <w:proofErr w:type="spellStart"/>
      <w:proofErr w:type="gramStart"/>
      <w:r w:rsidRPr="008C6C54">
        <w:t>Interscience</w:t>
      </w:r>
      <w:proofErr w:type="spellEnd"/>
      <w:r w:rsidRPr="008C6C54">
        <w:t xml:space="preserve"> ;</w:t>
      </w:r>
      <w:proofErr w:type="gramEnd"/>
    </w:p>
    <w:p w14:paraId="737DEF63" w14:textId="77777777" w:rsidR="008C6C54" w:rsidRPr="008C6C54" w:rsidRDefault="008C6C54" w:rsidP="008C6C54">
      <w:pPr>
        <w:pStyle w:val="EndNoteBibliography"/>
      </w:pPr>
      <w:proofErr w:type="gramStart"/>
      <w:r w:rsidRPr="008C6C54">
        <w:t>IEEE Press; 2003.</w:t>
      </w:r>
      <w:proofErr w:type="gramEnd"/>
      <w:r w:rsidRPr="008C6C54">
        <w:t xml:space="preserve"> </w:t>
      </w:r>
      <w:proofErr w:type="gramStart"/>
      <w:r w:rsidRPr="008C6C54">
        <w:t>xv</w:t>
      </w:r>
      <w:proofErr w:type="gramEnd"/>
      <w:r w:rsidRPr="008C6C54">
        <w:t>, 315 p. p.</w:t>
      </w:r>
    </w:p>
    <w:p w14:paraId="11E661EB" w14:textId="77777777" w:rsidR="008C6C54" w:rsidRPr="008C6C54" w:rsidRDefault="008C6C54" w:rsidP="008C6C54">
      <w:pPr>
        <w:pStyle w:val="EndNoteBibliography"/>
      </w:pPr>
      <w:r w:rsidRPr="008C6C54">
        <w:t>19.</w:t>
      </w:r>
      <w:del w:id="91" w:author="Korfiatis , Panagiotis, Ph.D." w:date="2016-03-18T10:16:00Z">
        <w:r w:rsidRPr="008C6C54" w:rsidDel="008C6C54">
          <w:tab/>
        </w:r>
      </w:del>
      <w:r w:rsidRPr="008C6C54">
        <w:t xml:space="preserve">Costaridou L. Medical image analysis methods. Boca Raton: CRC Press/Taylor &amp; Francis; 2005. </w:t>
      </w:r>
      <w:proofErr w:type="gramStart"/>
      <w:r w:rsidRPr="008C6C54">
        <w:t>489 p. p.</w:t>
      </w:r>
      <w:proofErr w:type="gramEnd"/>
    </w:p>
    <w:p w14:paraId="7EAF57FB" w14:textId="77777777" w:rsidR="008C6C54" w:rsidRPr="008C6C54" w:rsidRDefault="008C6C54" w:rsidP="008C6C54">
      <w:pPr>
        <w:pStyle w:val="EndNoteBibliography"/>
      </w:pPr>
      <w:r w:rsidRPr="008C6C54">
        <w:t>20.</w:t>
      </w:r>
      <w:del w:id="92" w:author="Korfiatis , Panagiotis, Ph.D." w:date="2016-03-18T10:16:00Z">
        <w:r w:rsidRPr="008C6C54" w:rsidDel="008C6C54">
          <w:tab/>
        </w:r>
      </w:del>
      <w:r w:rsidRPr="008C6C54">
        <w:t xml:space="preserve">Mohammed EA, Far BH, </w:t>
      </w:r>
      <w:proofErr w:type="spellStart"/>
      <w:r w:rsidRPr="008C6C54">
        <w:t>Naugler</w:t>
      </w:r>
      <w:proofErr w:type="spellEnd"/>
      <w:r w:rsidRPr="008C6C54">
        <w:t xml:space="preserve"> C. Applications of the </w:t>
      </w:r>
      <w:proofErr w:type="spellStart"/>
      <w:r w:rsidRPr="008C6C54">
        <w:t>MapReduce</w:t>
      </w:r>
      <w:proofErr w:type="spellEnd"/>
      <w:r w:rsidRPr="008C6C54">
        <w:t xml:space="preserve"> programming framework to clinical big data analysis: current landscape and future trends. </w:t>
      </w:r>
      <w:proofErr w:type="spellStart"/>
      <w:r w:rsidRPr="008C6C54">
        <w:t>BioData</w:t>
      </w:r>
      <w:proofErr w:type="spellEnd"/>
      <w:r w:rsidRPr="008C6C54">
        <w:t xml:space="preserve"> Min. 2014</w:t>
      </w:r>
      <w:proofErr w:type="gramStart"/>
      <w:r w:rsidRPr="008C6C54">
        <w:t>;7:22</w:t>
      </w:r>
      <w:proofErr w:type="gramEnd"/>
      <w:r w:rsidRPr="008C6C54">
        <w:t>. PubMed PMID: 25383096. PMCID: PMC4224309.</w:t>
      </w:r>
    </w:p>
    <w:p w14:paraId="50C4C18A" w14:textId="77777777" w:rsidR="008C6C54" w:rsidRPr="008C6C54" w:rsidRDefault="008C6C54" w:rsidP="008C6C54">
      <w:pPr>
        <w:pStyle w:val="EndNoteBibliography"/>
      </w:pPr>
      <w:r w:rsidRPr="008C6C54">
        <w:t>21.</w:t>
      </w:r>
      <w:del w:id="93" w:author="Korfiatis , Panagiotis, Ph.D." w:date="2016-03-18T10:16:00Z">
        <w:r w:rsidRPr="008C6C54" w:rsidDel="008C6C54">
          <w:tab/>
        </w:r>
      </w:del>
      <w:r w:rsidRPr="008C6C54">
        <w:t>Technology S. TACTIC Digital Asset and Workflow Software. [</w:t>
      </w:r>
      <w:proofErr w:type="gramStart"/>
      <w:r w:rsidRPr="008C6C54">
        <w:t>cited</w:t>
      </w:r>
      <w:proofErr w:type="gramEnd"/>
      <w:r w:rsidRPr="008C6C54">
        <w:t xml:space="preserve"> 2014 01/01/2016].</w:t>
      </w:r>
    </w:p>
    <w:p w14:paraId="4AAE399F" w14:textId="77777777" w:rsidR="008C6C54" w:rsidRPr="008C6C54" w:rsidRDefault="008C6C54" w:rsidP="008C6C54">
      <w:pPr>
        <w:pStyle w:val="EndNoteBibliography"/>
      </w:pPr>
      <w:r w:rsidRPr="008C6C54">
        <w:t>22.</w:t>
      </w:r>
      <w:del w:id="94" w:author="Korfiatis , Panagiotis, Ph.D." w:date="2016-03-18T10:17:00Z">
        <w:r w:rsidRPr="008C6C54" w:rsidDel="008C6C54">
          <w:tab/>
        </w:r>
      </w:del>
      <w:r w:rsidRPr="008C6C54">
        <w:t xml:space="preserve">Korfiatis PD, Kline TL, </w:t>
      </w:r>
      <w:proofErr w:type="spellStart"/>
      <w:r w:rsidRPr="008C6C54">
        <w:t>Blezek</w:t>
      </w:r>
      <w:proofErr w:type="spellEnd"/>
      <w:r w:rsidRPr="008C6C54">
        <w:t xml:space="preserve"> DJ, Langer SG, Ryan WJ, Erickson BJ. MIRMAID: A Content Management System for Medical Image Analysis Research. </w:t>
      </w:r>
      <w:proofErr w:type="spellStart"/>
      <w:r w:rsidRPr="008C6C54">
        <w:t>Radiographics</w:t>
      </w:r>
      <w:proofErr w:type="spellEnd"/>
      <w:r w:rsidRPr="008C6C54">
        <w:t>. 2015 Sep-Oct</w:t>
      </w:r>
      <w:proofErr w:type="gramStart"/>
      <w:r w:rsidRPr="008C6C54">
        <w:t>;35</w:t>
      </w:r>
      <w:proofErr w:type="gramEnd"/>
      <w:r w:rsidRPr="008C6C54">
        <w:t>(5):1461-8. PubMed PMID: 26284301. PMCID: PMC4613872.</w:t>
      </w:r>
    </w:p>
    <w:p w14:paraId="0C048DE9" w14:textId="77777777" w:rsidR="008C6C54" w:rsidRPr="008C6C54" w:rsidRDefault="008C6C54" w:rsidP="008C6C54">
      <w:pPr>
        <w:pStyle w:val="EndNoteBibliography"/>
      </w:pPr>
      <w:r w:rsidRPr="008C6C54">
        <w:t>23.</w:t>
      </w:r>
      <w:del w:id="95" w:author="Korfiatis , Panagiotis, Ph.D." w:date="2016-03-18T10:16:00Z">
        <w:r w:rsidRPr="008C6C54" w:rsidDel="008C6C54">
          <w:tab/>
        </w:r>
      </w:del>
      <w:r w:rsidRPr="008C6C54">
        <w:t xml:space="preserve">Chen JC, Chen YG, Du XY, Li CP, Lu JH, Zhao SY, et al. Big data challenge: a data management perspective. Front </w:t>
      </w:r>
      <w:proofErr w:type="spellStart"/>
      <w:r w:rsidRPr="008C6C54">
        <w:t>Comput</w:t>
      </w:r>
      <w:proofErr w:type="spellEnd"/>
      <w:r w:rsidRPr="008C6C54">
        <w:t xml:space="preserve"> </w:t>
      </w:r>
      <w:proofErr w:type="spellStart"/>
      <w:r w:rsidRPr="008C6C54">
        <w:t>Sci</w:t>
      </w:r>
      <w:proofErr w:type="spellEnd"/>
      <w:r w:rsidRPr="008C6C54">
        <w:t>-Chi. 2013 Apr</w:t>
      </w:r>
      <w:proofErr w:type="gramStart"/>
      <w:r w:rsidRPr="008C6C54">
        <w:t>;7</w:t>
      </w:r>
      <w:proofErr w:type="gramEnd"/>
      <w:r w:rsidRPr="008C6C54">
        <w:t>(2):157-64. PubMed PMID: WOS:000317303800001. English.</w:t>
      </w:r>
    </w:p>
    <w:p w14:paraId="734D3EC9" w14:textId="77777777" w:rsidR="008C6C54" w:rsidRPr="008C6C54" w:rsidRDefault="008C6C54" w:rsidP="008C6C54">
      <w:pPr>
        <w:pStyle w:val="EndNoteBibliography"/>
      </w:pPr>
      <w:r w:rsidRPr="008C6C54">
        <w:t>24.</w:t>
      </w:r>
      <w:del w:id="96" w:author="Korfiatis , Panagiotis, Ph.D." w:date="2016-03-18T10:17:00Z">
        <w:r w:rsidRPr="008C6C54" w:rsidDel="008C6C54">
          <w:tab/>
        </w:r>
      </w:del>
      <w:r w:rsidRPr="008C6C54">
        <w:t xml:space="preserve">Richter AN, </w:t>
      </w:r>
      <w:proofErr w:type="spellStart"/>
      <w:r w:rsidRPr="008C6C54">
        <w:t>Khoshgoftaar</w:t>
      </w:r>
      <w:proofErr w:type="spellEnd"/>
      <w:r w:rsidRPr="008C6C54">
        <w:t xml:space="preserve"> TM, </w:t>
      </w:r>
      <w:proofErr w:type="spellStart"/>
      <w:r w:rsidRPr="008C6C54">
        <w:t>Landset</w:t>
      </w:r>
      <w:proofErr w:type="spellEnd"/>
      <w:r w:rsidRPr="008C6C54">
        <w:t xml:space="preserve"> S, </w:t>
      </w:r>
      <w:proofErr w:type="spellStart"/>
      <w:r w:rsidRPr="008C6C54">
        <w:t>Hasanin</w:t>
      </w:r>
      <w:proofErr w:type="spellEnd"/>
      <w:r w:rsidRPr="008C6C54">
        <w:t xml:space="preserve"> T, editors. </w:t>
      </w:r>
      <w:proofErr w:type="gramStart"/>
      <w:r w:rsidRPr="008C6C54">
        <w:t>A Multi-dimensional Comparison of Toolkits for Machine Learning with Big Data.</w:t>
      </w:r>
      <w:proofErr w:type="gramEnd"/>
      <w:r w:rsidRPr="008C6C54">
        <w:t xml:space="preserve"> Information Reuse and Integration (IRI), 2015 IEEE International Conference on; 2015 13-15 Aug. 2015.</w:t>
      </w:r>
    </w:p>
    <w:p w14:paraId="0C476C6D" w14:textId="77777777" w:rsidR="008C6C54" w:rsidRPr="008C6C54" w:rsidRDefault="008C6C54" w:rsidP="008C6C54">
      <w:pPr>
        <w:pStyle w:val="EndNoteBibliography"/>
      </w:pPr>
      <w:r w:rsidRPr="008C6C54">
        <w:t>25.</w:t>
      </w:r>
      <w:del w:id="97" w:author="Korfiatis , Panagiotis, Ph.D." w:date="2016-03-18T10:17:00Z">
        <w:r w:rsidRPr="008C6C54" w:rsidDel="008C6C54">
          <w:tab/>
        </w:r>
      </w:del>
      <w:r w:rsidRPr="008C6C54">
        <w:t xml:space="preserve">Sun Z, Chen F, Chi M, Zhu Y. </w:t>
      </w:r>
      <w:proofErr w:type="gramStart"/>
      <w:r w:rsidRPr="008C6C54">
        <w:t>A Spark-Based Big Data Platform for Massive Remote Sensing Data Processing.</w:t>
      </w:r>
      <w:proofErr w:type="gramEnd"/>
      <w:r w:rsidRPr="008C6C54">
        <w:t xml:space="preserve"> In: Zhang C, Huang W, Shi Y, Yu PS, Zhu Y, </w:t>
      </w:r>
      <w:proofErr w:type="spellStart"/>
      <w:r w:rsidRPr="008C6C54">
        <w:t>Tian</w:t>
      </w:r>
      <w:proofErr w:type="spellEnd"/>
      <w:r w:rsidRPr="008C6C54">
        <w:t xml:space="preserve"> Y, et al., editors. Data Science. Lecture Notes in Computer Science. 9208: Springer International Publishing; 2015. p. 120-6.</w:t>
      </w:r>
    </w:p>
    <w:p w14:paraId="356BAAF7" w14:textId="77777777" w:rsidR="008C6C54" w:rsidRPr="008C6C54" w:rsidRDefault="008C6C54" w:rsidP="008C6C54">
      <w:pPr>
        <w:pStyle w:val="EndNoteBibliography"/>
      </w:pPr>
      <w:r w:rsidRPr="008C6C54">
        <w:t>26.</w:t>
      </w:r>
      <w:del w:id="98" w:author="Korfiatis , Panagiotis, Ph.D." w:date="2016-03-18T10:17:00Z">
        <w:r w:rsidRPr="008C6C54" w:rsidDel="008C6C54">
          <w:tab/>
        </w:r>
      </w:del>
      <w:r w:rsidRPr="008C6C54">
        <w:t xml:space="preserve">Dean J, </w:t>
      </w:r>
      <w:proofErr w:type="spellStart"/>
      <w:r w:rsidRPr="008C6C54">
        <w:t>Ghemawat</w:t>
      </w:r>
      <w:proofErr w:type="spellEnd"/>
      <w:r w:rsidRPr="008C6C54">
        <w:t xml:space="preserve"> S. </w:t>
      </w:r>
      <w:proofErr w:type="spellStart"/>
      <w:r w:rsidRPr="008C6C54">
        <w:t>Mapreduce</w:t>
      </w:r>
      <w:proofErr w:type="spellEnd"/>
      <w:r w:rsidRPr="008C6C54">
        <w:t xml:space="preserve">: Simplified data processing on large clusters. </w:t>
      </w:r>
      <w:proofErr w:type="spellStart"/>
      <w:r w:rsidRPr="008C6C54">
        <w:t>Commun</w:t>
      </w:r>
      <w:proofErr w:type="spellEnd"/>
      <w:r w:rsidRPr="008C6C54">
        <w:t xml:space="preserve"> </w:t>
      </w:r>
      <w:proofErr w:type="spellStart"/>
      <w:r w:rsidRPr="008C6C54">
        <w:t>Acm</w:t>
      </w:r>
      <w:proofErr w:type="spellEnd"/>
      <w:r w:rsidRPr="008C6C54">
        <w:t>. 2008 Jan</w:t>
      </w:r>
      <w:proofErr w:type="gramStart"/>
      <w:r w:rsidRPr="008C6C54">
        <w:t>;51</w:t>
      </w:r>
      <w:proofErr w:type="gramEnd"/>
      <w:r w:rsidRPr="008C6C54">
        <w:t>(1):107-13. PubMed PMID: WOS:000251994700031. English.</w:t>
      </w:r>
    </w:p>
    <w:p w14:paraId="0A3A3B61" w14:textId="77777777" w:rsidR="008C6C54" w:rsidRPr="008C6C54" w:rsidRDefault="008C6C54" w:rsidP="008C6C54">
      <w:pPr>
        <w:pStyle w:val="EndNoteBibliography"/>
      </w:pPr>
      <w:r w:rsidRPr="008C6C54">
        <w:t>27.</w:t>
      </w:r>
      <w:del w:id="99" w:author="Korfiatis , Panagiotis, Ph.D." w:date="2016-03-18T10:17:00Z">
        <w:r w:rsidRPr="008C6C54" w:rsidDel="008C6C54">
          <w:tab/>
        </w:r>
      </w:del>
      <w:r w:rsidRPr="008C6C54">
        <w:t xml:space="preserve">Perez F, Granger BE. </w:t>
      </w:r>
      <w:proofErr w:type="spellStart"/>
      <w:r w:rsidRPr="008C6C54">
        <w:t>IPython</w:t>
      </w:r>
      <w:proofErr w:type="spellEnd"/>
      <w:r w:rsidRPr="008C6C54">
        <w:t xml:space="preserve">: A system for interactive scientific computing. </w:t>
      </w:r>
      <w:proofErr w:type="spellStart"/>
      <w:r w:rsidRPr="008C6C54">
        <w:t>Comput</w:t>
      </w:r>
      <w:proofErr w:type="spellEnd"/>
      <w:r w:rsidRPr="008C6C54">
        <w:t xml:space="preserve"> </w:t>
      </w:r>
      <w:proofErr w:type="spellStart"/>
      <w:r w:rsidRPr="008C6C54">
        <w:t>Sci</w:t>
      </w:r>
      <w:proofErr w:type="spellEnd"/>
      <w:r w:rsidRPr="008C6C54">
        <w:t xml:space="preserve"> Eng. 2007 May-Jun</w:t>
      </w:r>
      <w:proofErr w:type="gramStart"/>
      <w:r w:rsidRPr="008C6C54">
        <w:t>;9</w:t>
      </w:r>
      <w:proofErr w:type="gramEnd"/>
      <w:r w:rsidRPr="008C6C54">
        <w:t>(3):21-9. PubMed PMID: WOS:000245668100005. English.</w:t>
      </w:r>
    </w:p>
    <w:p w14:paraId="07B84E9D" w14:textId="77777777" w:rsidR="008C6C54" w:rsidRPr="008C6C54" w:rsidRDefault="008C6C54" w:rsidP="008C6C54">
      <w:pPr>
        <w:pStyle w:val="EndNoteBibliography"/>
      </w:pPr>
      <w:r w:rsidRPr="008C6C54">
        <w:t>28.</w:t>
      </w:r>
      <w:bookmarkStart w:id="100" w:name="_GoBack"/>
      <w:bookmarkEnd w:id="100"/>
      <w:del w:id="101" w:author="Korfiatis , Panagiotis, Ph.D." w:date="2016-03-18T10:17:00Z">
        <w:r w:rsidRPr="008C6C54" w:rsidDel="008C6C54">
          <w:tab/>
        </w:r>
      </w:del>
      <w:r w:rsidRPr="008C6C54">
        <w:t>Shen H. Interactive notebooks: Sharing the code. Nature. 2014 Nov 6</w:t>
      </w:r>
      <w:proofErr w:type="gramStart"/>
      <w:r w:rsidRPr="008C6C54">
        <w:t>;515</w:t>
      </w:r>
      <w:proofErr w:type="gramEnd"/>
      <w:r w:rsidRPr="008C6C54">
        <w:t>(7525):151-2. PubMed PMID: 25373681.</w:t>
      </w:r>
    </w:p>
    <w:p w14:paraId="3EACE270" w14:textId="7704A198" w:rsidR="00B27A44" w:rsidRPr="00F97379" w:rsidRDefault="00C51389" w:rsidP="00FA5C6A">
      <w:pPr>
        <w:pStyle w:val="paragraph"/>
      </w:pPr>
      <w:r>
        <w:fldChar w:fldCharType="end"/>
      </w:r>
    </w:p>
    <w:sectPr w:rsidR="00B27A44" w:rsidRPr="00F97379" w:rsidSect="00A907B9">
      <w:pgSz w:w="9639" w:h="13608" w:code="178"/>
      <w:pgMar w:top="1418" w:right="1134" w:bottom="1701" w:left="1134" w:header="709"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359467A0" w14:textId="77777777" w:rsidR="00C04FD6" w:rsidRDefault="00C04FD6" w:rsidP="00C549B6">
      <w:pPr>
        <w:spacing w:after="0" w:line="240" w:lineRule="auto"/>
      </w:pPr>
      <w:r>
        <w:separator/>
      </w:r>
    </w:p>
  </w:endnote>
  <w:endnote w:type="continuationSeparator" w:id="0">
    <w:p w14:paraId="669A3C40" w14:textId="77777777" w:rsidR="00C04FD6" w:rsidRDefault="00C04FD6" w:rsidP="00C54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Palatino Linotype">
    <w:panose1 w:val="02040502050505030304"/>
    <w:charset w:val="00"/>
    <w:family w:val="auto"/>
    <w:pitch w:val="variable"/>
    <w:sig w:usb0="E0000287" w:usb1="40000013" w:usb2="00000000" w:usb3="00000000" w:csb0="0000019F" w:csb1="00000000"/>
  </w:font>
  <w:font w:name="Arial Black">
    <w:panose1 w:val="020B0A04020102020204"/>
    <w:charset w:val="00"/>
    <w:family w:val="auto"/>
    <w:pitch w:val="variable"/>
    <w:sig w:usb0="00000287" w:usb1="00000000" w:usb2="00000000" w:usb3="00000000" w:csb0="000000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PMingLiU">
    <w:altName w:val="新細明體"/>
    <w:charset w:val="88"/>
    <w:family w:val="roman"/>
    <w:pitch w:val="variable"/>
    <w:sig w:usb0="A00002FF" w:usb1="28CFFCFA" w:usb2="00000016" w:usb3="00000000" w:csb0="00100001" w:csb1="00000000"/>
  </w:font>
  <w:font w:name="DFKai-SB">
    <w:charset w:val="88"/>
    <w:family w:val="script"/>
    <w:pitch w:val="fixed"/>
    <w:sig w:usb0="00000003" w:usb1="080E0000" w:usb2="00000016" w:usb3="00000000" w:csb0="00100001" w:csb1="00000000"/>
  </w:font>
  <w:font w:name="Tahoma">
    <w:panose1 w:val="020B0604030504040204"/>
    <w:charset w:val="00"/>
    <w:family w:val="auto"/>
    <w:pitch w:val="variable"/>
    <w:sig w:usb0="E1002A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524BCFEB" w14:textId="77777777" w:rsidR="00C04FD6" w:rsidRDefault="00C04FD6" w:rsidP="00C549B6">
      <w:pPr>
        <w:spacing w:after="0" w:line="240" w:lineRule="auto"/>
      </w:pPr>
      <w:r>
        <w:separator/>
      </w:r>
    </w:p>
  </w:footnote>
  <w:footnote w:type="continuationSeparator" w:id="0">
    <w:p w14:paraId="2857B007" w14:textId="77777777" w:rsidR="00C04FD6" w:rsidRDefault="00C04FD6" w:rsidP="00C549B6">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FFFFFF7C"/>
    <w:multiLevelType w:val="singleLevel"/>
    <w:tmpl w:val="14A2D874"/>
    <w:lvl w:ilvl="0">
      <w:start w:val="1"/>
      <w:numFmt w:val="decimal"/>
      <w:lvlText w:val="%1."/>
      <w:lvlJc w:val="left"/>
      <w:pPr>
        <w:tabs>
          <w:tab w:val="num" w:pos="1492"/>
        </w:tabs>
        <w:ind w:left="1492" w:hanging="360"/>
      </w:pPr>
    </w:lvl>
  </w:abstractNum>
  <w:abstractNum w:abstractNumId="1">
    <w:nsid w:val="FFFFFF7D"/>
    <w:multiLevelType w:val="singleLevel"/>
    <w:tmpl w:val="BADC0C30"/>
    <w:lvl w:ilvl="0">
      <w:start w:val="1"/>
      <w:numFmt w:val="decimal"/>
      <w:lvlText w:val="%1."/>
      <w:lvlJc w:val="left"/>
      <w:pPr>
        <w:tabs>
          <w:tab w:val="num" w:pos="1209"/>
        </w:tabs>
        <w:ind w:left="1209" w:hanging="360"/>
      </w:pPr>
    </w:lvl>
  </w:abstractNum>
  <w:abstractNum w:abstractNumId="2">
    <w:nsid w:val="FFFFFF7E"/>
    <w:multiLevelType w:val="singleLevel"/>
    <w:tmpl w:val="20B87C3E"/>
    <w:lvl w:ilvl="0">
      <w:start w:val="1"/>
      <w:numFmt w:val="decimal"/>
      <w:lvlText w:val="%1."/>
      <w:lvlJc w:val="left"/>
      <w:pPr>
        <w:tabs>
          <w:tab w:val="num" w:pos="926"/>
        </w:tabs>
        <w:ind w:left="926" w:hanging="360"/>
      </w:pPr>
    </w:lvl>
  </w:abstractNum>
  <w:abstractNum w:abstractNumId="3">
    <w:nsid w:val="FFFFFF7F"/>
    <w:multiLevelType w:val="singleLevel"/>
    <w:tmpl w:val="9878DAF0"/>
    <w:lvl w:ilvl="0">
      <w:start w:val="1"/>
      <w:numFmt w:val="decimal"/>
      <w:lvlText w:val="%1."/>
      <w:lvlJc w:val="left"/>
      <w:pPr>
        <w:tabs>
          <w:tab w:val="num" w:pos="643"/>
        </w:tabs>
        <w:ind w:left="643" w:hanging="360"/>
      </w:pPr>
    </w:lvl>
  </w:abstractNum>
  <w:abstractNum w:abstractNumId="4">
    <w:nsid w:val="FFFFFF80"/>
    <w:multiLevelType w:val="singleLevel"/>
    <w:tmpl w:val="7C5AE92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80A788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BEEFDE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B888AA80"/>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9CB66928"/>
    <w:lvl w:ilvl="0">
      <w:start w:val="1"/>
      <w:numFmt w:val="decimal"/>
      <w:lvlText w:val="%1."/>
      <w:lvlJc w:val="left"/>
      <w:pPr>
        <w:tabs>
          <w:tab w:val="num" w:pos="360"/>
        </w:tabs>
        <w:ind w:left="360" w:hanging="360"/>
      </w:pPr>
    </w:lvl>
  </w:abstractNum>
  <w:abstractNum w:abstractNumId="9">
    <w:nsid w:val="FFFFFF89"/>
    <w:multiLevelType w:val="singleLevel"/>
    <w:tmpl w:val="51442646"/>
    <w:lvl w:ilvl="0">
      <w:start w:val="1"/>
      <w:numFmt w:val="bullet"/>
      <w:lvlText w:val=""/>
      <w:lvlJc w:val="left"/>
      <w:pPr>
        <w:tabs>
          <w:tab w:val="num" w:pos="360"/>
        </w:tabs>
        <w:ind w:left="360" w:hanging="360"/>
      </w:pPr>
      <w:rPr>
        <w:rFonts w:ascii="Symbol" w:hAnsi="Symbol" w:hint="default"/>
      </w:rPr>
    </w:lvl>
  </w:abstractNum>
  <w:abstractNum w:abstractNumId="10">
    <w:nsid w:val="030F10A8"/>
    <w:multiLevelType w:val="multilevel"/>
    <w:tmpl w:val="2326D5B4"/>
    <w:styleLink w:val="Headings"/>
    <w:lvl w:ilvl="0">
      <w:start w:val="1"/>
      <w:numFmt w:val="decimal"/>
      <w:pStyle w:val="H1"/>
      <w:suff w:val="space"/>
      <w:lvlText w:val="%1."/>
      <w:lvlJc w:val="left"/>
      <w:pPr>
        <w:ind w:left="0" w:firstLine="0"/>
      </w:pPr>
      <w:rPr>
        <w:rFonts w:ascii="Palatino Linotype" w:hAnsi="Palatino Linotype" w:hint="default"/>
        <w:b/>
        <w:i w:val="0"/>
        <w:sz w:val="22"/>
      </w:rPr>
    </w:lvl>
    <w:lvl w:ilvl="1">
      <w:start w:val="1"/>
      <w:numFmt w:val="decimal"/>
      <w:pStyle w:val="H2"/>
      <w:suff w:val="space"/>
      <w:lvlText w:val="%1.%2."/>
      <w:lvlJc w:val="left"/>
      <w:pPr>
        <w:ind w:left="0" w:firstLine="0"/>
      </w:pPr>
      <w:rPr>
        <w:rFonts w:ascii="Palatino Linotype" w:hAnsi="Palatino Linotype" w:hint="default"/>
        <w:b/>
        <w:i w:val="0"/>
        <w:sz w:val="20"/>
      </w:rPr>
    </w:lvl>
    <w:lvl w:ilvl="2">
      <w:start w:val="1"/>
      <w:numFmt w:val="decimal"/>
      <w:pStyle w:val="H3"/>
      <w:suff w:val="space"/>
      <w:lvlText w:val="%1.%2.%3."/>
      <w:lvlJc w:val="left"/>
      <w:pPr>
        <w:ind w:left="0" w:firstLine="0"/>
      </w:pPr>
      <w:rPr>
        <w:rFonts w:ascii="Palatino Linotype" w:hAnsi="Palatino Linotype" w:hint="default"/>
        <w:b w:val="0"/>
        <w:i/>
        <w:sz w:val="20"/>
      </w:rPr>
    </w:lvl>
    <w:lvl w:ilvl="3">
      <w:start w:val="1"/>
      <w:numFmt w:val="decimal"/>
      <w:pStyle w:val="H4"/>
      <w:suff w:val="space"/>
      <w:lvlText w:val="%1.%2.%3.%4."/>
      <w:lvlJc w:val="left"/>
      <w:pPr>
        <w:ind w:left="0" w:firstLine="0"/>
      </w:pPr>
      <w:rPr>
        <w:rFonts w:ascii="Palatino Linotype" w:hAnsi="Palatino Linotype" w:hint="default"/>
        <w:b w:val="0"/>
        <w:i/>
        <w:sz w:val="18"/>
      </w:rPr>
    </w:lvl>
    <w:lvl w:ilvl="4">
      <w:start w:val="1"/>
      <w:numFmt w:val="decimal"/>
      <w:pStyle w:val="H5"/>
      <w:suff w:val="space"/>
      <w:lvlText w:val="%1.%2.%3.%4.%5."/>
      <w:lvlJc w:val="left"/>
      <w:pPr>
        <w:ind w:left="0" w:firstLine="0"/>
      </w:pPr>
      <w:rPr>
        <w:rFonts w:ascii="Palatino Linotype" w:hAnsi="Palatino Linotype" w:hint="default"/>
        <w:b w:val="0"/>
        <w:i/>
        <w:sz w:val="18"/>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1">
    <w:nsid w:val="0A047F88"/>
    <w:multiLevelType w:val="hybridMultilevel"/>
    <w:tmpl w:val="4BA2EA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3961A0D"/>
    <w:multiLevelType w:val="hybridMultilevel"/>
    <w:tmpl w:val="11121E7C"/>
    <w:lvl w:ilvl="0" w:tplc="681EA860">
      <w:start w:val="1"/>
      <w:numFmt w:val="decimal"/>
      <w:pStyle w:val="tabcaption"/>
      <w:lvlText w:val="Table %1."/>
      <w:lvlJc w:val="left"/>
      <w:pPr>
        <w:ind w:left="360" w:hanging="360"/>
      </w:pPr>
      <w:rPr>
        <w:rFonts w:ascii="Arial Black" w:hAnsi="Arial Black" w:hint="default"/>
        <w:b w:val="0"/>
        <w:i w:val="0"/>
        <w:sz w:val="16"/>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3">
    <w:nsid w:val="166A0FE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1BE97398"/>
    <w:multiLevelType w:val="hybridMultilevel"/>
    <w:tmpl w:val="9BC8E4B8"/>
    <w:lvl w:ilvl="0" w:tplc="453A1426">
      <w:start w:val="1"/>
      <w:numFmt w:val="decimal"/>
      <w:lvlText w:val="%1."/>
      <w:lvlJc w:val="left"/>
      <w:pPr>
        <w:ind w:left="720" w:hanging="360"/>
      </w:pPr>
      <w:rPr>
        <w:rFonts w:ascii="Palatino Linotype" w:hAnsi="Palatino Linotype" w:hint="default"/>
        <w:b/>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C052017"/>
    <w:multiLevelType w:val="hybridMultilevel"/>
    <w:tmpl w:val="E812AA18"/>
    <w:lvl w:ilvl="0" w:tplc="674C5106">
      <w:start w:val="1"/>
      <w:numFmt w:val="decimal"/>
      <w:pStyle w:val="steps"/>
      <w:lvlText w:val="Step %1."/>
      <w:lvlJc w:val="left"/>
      <w:pPr>
        <w:ind w:left="360" w:hanging="360"/>
      </w:pPr>
      <w:rPr>
        <w:rFonts w:ascii="Arial Black" w:hAnsi="Arial Black"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8B81C0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3B36447A"/>
    <w:multiLevelType w:val="hybridMultilevel"/>
    <w:tmpl w:val="94D8B64A"/>
    <w:lvl w:ilvl="0" w:tplc="0C070001">
      <w:start w:val="1"/>
      <w:numFmt w:val="bullet"/>
      <w:lvlText w:val=""/>
      <w:lvlJc w:val="left"/>
      <w:pPr>
        <w:tabs>
          <w:tab w:val="num" w:pos="720"/>
        </w:tabs>
        <w:ind w:left="720" w:hanging="360"/>
      </w:pPr>
      <w:rPr>
        <w:rFonts w:ascii="Symbol" w:hAnsi="Symbol" w:hint="default"/>
      </w:rPr>
    </w:lvl>
    <w:lvl w:ilvl="1" w:tplc="0C070003" w:tentative="1">
      <w:start w:val="1"/>
      <w:numFmt w:val="bullet"/>
      <w:lvlText w:val="o"/>
      <w:lvlJc w:val="left"/>
      <w:pPr>
        <w:tabs>
          <w:tab w:val="num" w:pos="1440"/>
        </w:tabs>
        <w:ind w:left="1440" w:hanging="360"/>
      </w:pPr>
      <w:rPr>
        <w:rFonts w:ascii="Courier New" w:hAnsi="Courier New" w:cs="Courier New" w:hint="default"/>
      </w:rPr>
    </w:lvl>
    <w:lvl w:ilvl="2" w:tplc="0C070005" w:tentative="1">
      <w:start w:val="1"/>
      <w:numFmt w:val="bullet"/>
      <w:lvlText w:val=""/>
      <w:lvlJc w:val="left"/>
      <w:pPr>
        <w:tabs>
          <w:tab w:val="num" w:pos="2160"/>
        </w:tabs>
        <w:ind w:left="2160" w:hanging="360"/>
      </w:pPr>
      <w:rPr>
        <w:rFonts w:ascii="Wingdings" w:hAnsi="Wingdings"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cs="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cs="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abstractNum w:abstractNumId="18">
    <w:nsid w:val="3C555B96"/>
    <w:multiLevelType w:val="hybridMultilevel"/>
    <w:tmpl w:val="2C54FF24"/>
    <w:lvl w:ilvl="0" w:tplc="E4D2D9AC">
      <w:start w:val="1"/>
      <w:numFmt w:val="decimal"/>
      <w:pStyle w:val="numbering1"/>
      <w:lvlText w:val="%1."/>
      <w:lvlJc w:val="left"/>
      <w:pPr>
        <w:tabs>
          <w:tab w:val="num" w:pos="357"/>
        </w:tabs>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5FE6CB3"/>
    <w:multiLevelType w:val="hybridMultilevel"/>
    <w:tmpl w:val="3A9E44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C5A69FD"/>
    <w:multiLevelType w:val="hybridMultilevel"/>
    <w:tmpl w:val="ECD66A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38447C0"/>
    <w:multiLevelType w:val="hybridMultilevel"/>
    <w:tmpl w:val="BCF8EA4A"/>
    <w:lvl w:ilvl="0" w:tplc="02748422">
      <w:start w:val="1"/>
      <w:numFmt w:val="lowerRoman"/>
      <w:pStyle w:val="numberingi"/>
      <w:lvlText w:val="%1."/>
      <w:lvlJc w:val="left"/>
      <w:pPr>
        <w:tabs>
          <w:tab w:val="num" w:pos="357"/>
        </w:tabs>
        <w:ind w:left="357" w:hanging="357"/>
      </w:pPr>
    </w:lvl>
    <w:lvl w:ilvl="1" w:tplc="04090003">
      <w:start w:val="1"/>
      <w:numFmt w:val="lowerLetter"/>
      <w:lvlText w:val="%2."/>
      <w:lvlJc w:val="left"/>
      <w:pPr>
        <w:tabs>
          <w:tab w:val="num" w:pos="1440"/>
        </w:tabs>
        <w:ind w:left="1440" w:hanging="360"/>
      </w:pPr>
    </w:lvl>
    <w:lvl w:ilvl="2" w:tplc="04090005">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3">
      <w:start w:val="1"/>
      <w:numFmt w:val="lowerLetter"/>
      <w:lvlText w:val="%5."/>
      <w:lvlJc w:val="left"/>
      <w:pPr>
        <w:tabs>
          <w:tab w:val="num" w:pos="3600"/>
        </w:tabs>
        <w:ind w:left="3600" w:hanging="360"/>
      </w:pPr>
    </w:lvl>
    <w:lvl w:ilvl="5" w:tplc="04090005">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start w:val="1"/>
      <w:numFmt w:val="lowerLetter"/>
      <w:lvlText w:val="%8."/>
      <w:lvlJc w:val="left"/>
      <w:pPr>
        <w:tabs>
          <w:tab w:val="num" w:pos="5760"/>
        </w:tabs>
        <w:ind w:left="5760" w:hanging="360"/>
      </w:pPr>
    </w:lvl>
    <w:lvl w:ilvl="8" w:tplc="04090005">
      <w:start w:val="1"/>
      <w:numFmt w:val="lowerRoman"/>
      <w:lvlText w:val="%9."/>
      <w:lvlJc w:val="right"/>
      <w:pPr>
        <w:tabs>
          <w:tab w:val="num" w:pos="6480"/>
        </w:tabs>
        <w:ind w:left="6480" w:hanging="180"/>
      </w:pPr>
    </w:lvl>
  </w:abstractNum>
  <w:abstractNum w:abstractNumId="22">
    <w:nsid w:val="554D29EF"/>
    <w:multiLevelType w:val="hybridMultilevel"/>
    <w:tmpl w:val="05EA3C0E"/>
    <w:lvl w:ilvl="0" w:tplc="2CA414B0">
      <w:start w:val="1"/>
      <w:numFmt w:val="decimal"/>
      <w:pStyle w:val="refs"/>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B9C2F6E"/>
    <w:multiLevelType w:val="hybridMultilevel"/>
    <w:tmpl w:val="9C921332"/>
    <w:lvl w:ilvl="0" w:tplc="C3A2A4F0">
      <w:start w:val="1"/>
      <w:numFmt w:val="bullet"/>
      <w:pStyle w:val="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EE11EDD"/>
    <w:multiLevelType w:val="hybridMultilevel"/>
    <w:tmpl w:val="300A5C6A"/>
    <w:lvl w:ilvl="0" w:tplc="8174CCB0">
      <w:start w:val="1"/>
      <w:numFmt w:val="decimal"/>
      <w:pStyle w:val="schemecaption"/>
      <w:lvlText w:val="Scheme %1."/>
      <w:lvlJc w:val="left"/>
      <w:pPr>
        <w:ind w:left="360" w:hanging="360"/>
      </w:pPr>
      <w:rPr>
        <w:rFonts w:ascii="Arial Black" w:hAnsi="Arial Black"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6162C48"/>
    <w:multiLevelType w:val="hybridMultilevel"/>
    <w:tmpl w:val="640A5800"/>
    <w:lvl w:ilvl="0" w:tplc="72D037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6C26ED3"/>
    <w:multiLevelType w:val="hybridMultilevel"/>
    <w:tmpl w:val="E24ABE0E"/>
    <w:lvl w:ilvl="0" w:tplc="54386C5E">
      <w:start w:val="1"/>
      <w:numFmt w:val="decimal"/>
      <w:pStyle w:val="figcaption"/>
      <w:lvlText w:val="Figure %1."/>
      <w:lvlJc w:val="left"/>
      <w:pPr>
        <w:ind w:left="360" w:hanging="360"/>
      </w:pPr>
      <w:rPr>
        <w:rFonts w:ascii="Arial Black" w:hAnsi="Arial Black" w:hint="default"/>
        <w:b w:val="0"/>
        <w:i w:val="0"/>
        <w:sz w:val="16"/>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7">
    <w:nsid w:val="72BE3FB1"/>
    <w:multiLevelType w:val="hybridMultilevel"/>
    <w:tmpl w:val="EBBE6776"/>
    <w:lvl w:ilvl="0" w:tplc="69FC7DC2">
      <w:start w:val="1"/>
      <w:numFmt w:val="lowerLetter"/>
      <w:pStyle w:val="numberinga"/>
      <w:lvlText w:val="%1."/>
      <w:lvlJc w:val="left"/>
      <w:pPr>
        <w:tabs>
          <w:tab w:val="num" w:pos="357"/>
        </w:tabs>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CCB4B6F"/>
    <w:multiLevelType w:val="hybridMultilevel"/>
    <w:tmpl w:val="6268BE86"/>
    <w:lvl w:ilvl="0" w:tplc="EBE8B422">
      <w:start w:val="1"/>
      <w:numFmt w:val="bullet"/>
      <w:pStyle w:val="dash"/>
      <w:lvlText w:val="­"/>
      <w:lvlJc w:val="left"/>
      <w:pPr>
        <w:ind w:left="720" w:hanging="360"/>
      </w:pPr>
      <w:rPr>
        <w:rFonts w:ascii="Book Antiqua" w:hAnsi="Book Antiqu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4"/>
  </w:num>
  <w:num w:numId="3">
    <w:abstractNumId w:val="12"/>
  </w:num>
  <w:num w:numId="4">
    <w:abstractNumId w:val="23"/>
  </w:num>
  <w:num w:numId="5">
    <w:abstractNumId w:val="28"/>
  </w:num>
  <w:num w:numId="6">
    <w:abstractNumId w:val="18"/>
  </w:num>
  <w:num w:numId="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27"/>
  </w:num>
  <w:num w:numId="10">
    <w:abstractNumId w:val="15"/>
  </w:num>
  <w:num w:numId="11">
    <w:abstractNumId w:val="25"/>
  </w:num>
  <w:num w:numId="12">
    <w:abstractNumId w:val="22"/>
  </w:num>
  <w:num w:numId="13">
    <w:abstractNumId w:val="14"/>
  </w:num>
  <w:num w:numId="14">
    <w:abstractNumId w:val="21"/>
  </w:num>
  <w:num w:numId="15">
    <w:abstractNumId w:val="16"/>
  </w:num>
  <w:num w:numId="16">
    <w:abstractNumId w:val="13"/>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10"/>
  </w:num>
  <w:num w:numId="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1"/>
  </w:num>
  <w:num w:numId="30">
    <w:abstractNumId w:val="20"/>
  </w:num>
  <w:num w:numId="31">
    <w:abstractNumId w:val="19"/>
  </w:num>
  <w:num w:numId="32">
    <w:abstractNumId w:val="10"/>
  </w:num>
  <w:num w:numId="33">
    <w:abstractNumId w:val="10"/>
  </w:num>
  <w:num w:numId="34">
    <w:abstractNumId w:val="10"/>
  </w:num>
  <w:num w:numId="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36"/>
  <w:proofState w:spelling="clean" w:grammar="clean"/>
  <w:attachedTemplate r:id="rId1"/>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Vancouver-NIH&lt;/Style&gt;&lt;LeftDelim&gt;{&lt;/LeftDelim&gt;&lt;RightDelim&gt;}&lt;/RightDelim&gt;&lt;FontName&gt;Palatino Linotype&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er2p2szsvrdd1e2e5dpftdoddtxwppff2t2&quot;&gt;BookChapterRef&lt;record-ids&gt;&lt;item&gt;3&lt;/item&gt;&lt;item&gt;8&lt;/item&gt;&lt;item&gt;16&lt;/item&gt;&lt;item&gt;17&lt;/item&gt;&lt;item&gt;20&lt;/item&gt;&lt;item&gt;21&lt;/item&gt;&lt;item&gt;29&lt;/item&gt;&lt;item&gt;55&lt;/item&gt;&lt;item&gt;75&lt;/item&gt;&lt;item&gt;80&lt;/item&gt;&lt;item&gt;86&lt;/item&gt;&lt;item&gt;87&lt;/item&gt;&lt;item&gt;89&lt;/item&gt;&lt;item&gt;90&lt;/item&gt;&lt;item&gt;91&lt;/item&gt;&lt;item&gt;92&lt;/item&gt;&lt;item&gt;93&lt;/item&gt;&lt;item&gt;94&lt;/item&gt;&lt;item&gt;95&lt;/item&gt;&lt;item&gt;96&lt;/item&gt;&lt;item&gt;98&lt;/item&gt;&lt;item&gt;99&lt;/item&gt;&lt;item&gt;100&lt;/item&gt;&lt;item&gt;102&lt;/item&gt;&lt;item&gt;104&lt;/item&gt;&lt;item&gt;105&lt;/item&gt;&lt;item&gt;109&lt;/item&gt;&lt;item&gt;110&lt;/item&gt;&lt;item&gt;120&lt;/item&gt;&lt;/record-ids&gt;&lt;/item&gt;&lt;/Libraries&gt;"/>
  </w:docVars>
  <w:rsids>
    <w:rsidRoot w:val="003D4654"/>
    <w:rsid w:val="00001F85"/>
    <w:rsid w:val="000038AC"/>
    <w:rsid w:val="00005101"/>
    <w:rsid w:val="00010D2D"/>
    <w:rsid w:val="00011790"/>
    <w:rsid w:val="0001205C"/>
    <w:rsid w:val="00013D50"/>
    <w:rsid w:val="00015877"/>
    <w:rsid w:val="00020DAF"/>
    <w:rsid w:val="00021382"/>
    <w:rsid w:val="00021A7D"/>
    <w:rsid w:val="000226E1"/>
    <w:rsid w:val="00022C9F"/>
    <w:rsid w:val="000234F1"/>
    <w:rsid w:val="00024B0A"/>
    <w:rsid w:val="00024D2F"/>
    <w:rsid w:val="000261C4"/>
    <w:rsid w:val="000265A9"/>
    <w:rsid w:val="00027B32"/>
    <w:rsid w:val="00027CEA"/>
    <w:rsid w:val="00033512"/>
    <w:rsid w:val="00034341"/>
    <w:rsid w:val="0003476F"/>
    <w:rsid w:val="0003543A"/>
    <w:rsid w:val="0003545D"/>
    <w:rsid w:val="00036B6D"/>
    <w:rsid w:val="00040646"/>
    <w:rsid w:val="0004127A"/>
    <w:rsid w:val="000421EC"/>
    <w:rsid w:val="0004285A"/>
    <w:rsid w:val="00046A68"/>
    <w:rsid w:val="0005008D"/>
    <w:rsid w:val="0005120D"/>
    <w:rsid w:val="00055B22"/>
    <w:rsid w:val="00060CAF"/>
    <w:rsid w:val="00060E61"/>
    <w:rsid w:val="0006122B"/>
    <w:rsid w:val="000628A6"/>
    <w:rsid w:val="00067B13"/>
    <w:rsid w:val="00072FDC"/>
    <w:rsid w:val="000759C5"/>
    <w:rsid w:val="00075F8E"/>
    <w:rsid w:val="00076585"/>
    <w:rsid w:val="00080AAF"/>
    <w:rsid w:val="00083298"/>
    <w:rsid w:val="00085FD8"/>
    <w:rsid w:val="0008719A"/>
    <w:rsid w:val="00087311"/>
    <w:rsid w:val="0009080E"/>
    <w:rsid w:val="00093BFA"/>
    <w:rsid w:val="00094D24"/>
    <w:rsid w:val="00097749"/>
    <w:rsid w:val="000A32B7"/>
    <w:rsid w:val="000A3346"/>
    <w:rsid w:val="000A440D"/>
    <w:rsid w:val="000A5610"/>
    <w:rsid w:val="000A6484"/>
    <w:rsid w:val="000A6902"/>
    <w:rsid w:val="000B2EA1"/>
    <w:rsid w:val="000B33DD"/>
    <w:rsid w:val="000B39D2"/>
    <w:rsid w:val="000B4B7E"/>
    <w:rsid w:val="000B6392"/>
    <w:rsid w:val="000C0C7A"/>
    <w:rsid w:val="000C462B"/>
    <w:rsid w:val="000C4848"/>
    <w:rsid w:val="000C6A66"/>
    <w:rsid w:val="000C7E13"/>
    <w:rsid w:val="000D0A47"/>
    <w:rsid w:val="000D2253"/>
    <w:rsid w:val="000D3312"/>
    <w:rsid w:val="000D407B"/>
    <w:rsid w:val="000D474E"/>
    <w:rsid w:val="000D559D"/>
    <w:rsid w:val="000E02AF"/>
    <w:rsid w:val="000E1251"/>
    <w:rsid w:val="000E4B70"/>
    <w:rsid w:val="000E4D08"/>
    <w:rsid w:val="000E523B"/>
    <w:rsid w:val="000E7242"/>
    <w:rsid w:val="000F0DCA"/>
    <w:rsid w:val="000F3FE6"/>
    <w:rsid w:val="000F4968"/>
    <w:rsid w:val="00101315"/>
    <w:rsid w:val="001021CD"/>
    <w:rsid w:val="00106941"/>
    <w:rsid w:val="00106B28"/>
    <w:rsid w:val="00113420"/>
    <w:rsid w:val="00113F62"/>
    <w:rsid w:val="00114D19"/>
    <w:rsid w:val="001169F2"/>
    <w:rsid w:val="00116ACD"/>
    <w:rsid w:val="00120442"/>
    <w:rsid w:val="00120461"/>
    <w:rsid w:val="00124B7B"/>
    <w:rsid w:val="00132E67"/>
    <w:rsid w:val="00133DEA"/>
    <w:rsid w:val="00143092"/>
    <w:rsid w:val="00144337"/>
    <w:rsid w:val="00144968"/>
    <w:rsid w:val="001467AC"/>
    <w:rsid w:val="00146C91"/>
    <w:rsid w:val="0015468B"/>
    <w:rsid w:val="00155D7E"/>
    <w:rsid w:val="00157AD9"/>
    <w:rsid w:val="001606B1"/>
    <w:rsid w:val="00160C94"/>
    <w:rsid w:val="00162C78"/>
    <w:rsid w:val="0016332B"/>
    <w:rsid w:val="00165B20"/>
    <w:rsid w:val="00167982"/>
    <w:rsid w:val="00167BE7"/>
    <w:rsid w:val="00167F74"/>
    <w:rsid w:val="0017064C"/>
    <w:rsid w:val="00171063"/>
    <w:rsid w:val="001714DD"/>
    <w:rsid w:val="00171CB5"/>
    <w:rsid w:val="00172321"/>
    <w:rsid w:val="001727BF"/>
    <w:rsid w:val="00173F7D"/>
    <w:rsid w:val="00175450"/>
    <w:rsid w:val="00184929"/>
    <w:rsid w:val="001868F5"/>
    <w:rsid w:val="0019008E"/>
    <w:rsid w:val="00190649"/>
    <w:rsid w:val="00191892"/>
    <w:rsid w:val="001939B1"/>
    <w:rsid w:val="00197258"/>
    <w:rsid w:val="001976BA"/>
    <w:rsid w:val="001A0FC9"/>
    <w:rsid w:val="001A2ADC"/>
    <w:rsid w:val="001A4C86"/>
    <w:rsid w:val="001A7DCA"/>
    <w:rsid w:val="001B7C64"/>
    <w:rsid w:val="001C02E6"/>
    <w:rsid w:val="001C33F7"/>
    <w:rsid w:val="001C4631"/>
    <w:rsid w:val="001C4FA2"/>
    <w:rsid w:val="001C734D"/>
    <w:rsid w:val="001C78CF"/>
    <w:rsid w:val="001D2B17"/>
    <w:rsid w:val="001D5850"/>
    <w:rsid w:val="001D7B6E"/>
    <w:rsid w:val="001E282E"/>
    <w:rsid w:val="001E2E66"/>
    <w:rsid w:val="001E2F06"/>
    <w:rsid w:val="001E5295"/>
    <w:rsid w:val="001E7471"/>
    <w:rsid w:val="001F3B0E"/>
    <w:rsid w:val="001F677A"/>
    <w:rsid w:val="001F7105"/>
    <w:rsid w:val="002036D3"/>
    <w:rsid w:val="002037C1"/>
    <w:rsid w:val="00205107"/>
    <w:rsid w:val="002068CA"/>
    <w:rsid w:val="00216D66"/>
    <w:rsid w:val="0022466B"/>
    <w:rsid w:val="00224CFB"/>
    <w:rsid w:val="00227D24"/>
    <w:rsid w:val="002322DA"/>
    <w:rsid w:val="00235EBF"/>
    <w:rsid w:val="002465E8"/>
    <w:rsid w:val="002471D5"/>
    <w:rsid w:val="002508A0"/>
    <w:rsid w:val="0025152D"/>
    <w:rsid w:val="00253275"/>
    <w:rsid w:val="00253841"/>
    <w:rsid w:val="0026079D"/>
    <w:rsid w:val="00264376"/>
    <w:rsid w:val="00265626"/>
    <w:rsid w:val="00265FB3"/>
    <w:rsid w:val="00267B79"/>
    <w:rsid w:val="0027010B"/>
    <w:rsid w:val="002707B1"/>
    <w:rsid w:val="00270F4C"/>
    <w:rsid w:val="00272051"/>
    <w:rsid w:val="00273214"/>
    <w:rsid w:val="0028020B"/>
    <w:rsid w:val="002836F2"/>
    <w:rsid w:val="00284EA0"/>
    <w:rsid w:val="0029638C"/>
    <w:rsid w:val="002A02F3"/>
    <w:rsid w:val="002A586E"/>
    <w:rsid w:val="002A5A78"/>
    <w:rsid w:val="002B1600"/>
    <w:rsid w:val="002B3534"/>
    <w:rsid w:val="002B3B70"/>
    <w:rsid w:val="002C10F9"/>
    <w:rsid w:val="002C356D"/>
    <w:rsid w:val="002C57AB"/>
    <w:rsid w:val="002C7A15"/>
    <w:rsid w:val="002D003A"/>
    <w:rsid w:val="002D026F"/>
    <w:rsid w:val="002D0AE4"/>
    <w:rsid w:val="002D623E"/>
    <w:rsid w:val="002D7734"/>
    <w:rsid w:val="002D7A27"/>
    <w:rsid w:val="002E0781"/>
    <w:rsid w:val="002E13D6"/>
    <w:rsid w:val="002E24E8"/>
    <w:rsid w:val="002E58E0"/>
    <w:rsid w:val="002F08FF"/>
    <w:rsid w:val="002F1B8F"/>
    <w:rsid w:val="002F6428"/>
    <w:rsid w:val="002F7D5D"/>
    <w:rsid w:val="003004E0"/>
    <w:rsid w:val="003010D4"/>
    <w:rsid w:val="00301C98"/>
    <w:rsid w:val="00301F4A"/>
    <w:rsid w:val="00304B73"/>
    <w:rsid w:val="00306966"/>
    <w:rsid w:val="00312262"/>
    <w:rsid w:val="00314C7E"/>
    <w:rsid w:val="003170AB"/>
    <w:rsid w:val="003215C0"/>
    <w:rsid w:val="00323CBF"/>
    <w:rsid w:val="00325C29"/>
    <w:rsid w:val="00327895"/>
    <w:rsid w:val="003307E2"/>
    <w:rsid w:val="0033201E"/>
    <w:rsid w:val="003339AE"/>
    <w:rsid w:val="00334F94"/>
    <w:rsid w:val="003428D8"/>
    <w:rsid w:val="00343F59"/>
    <w:rsid w:val="00346606"/>
    <w:rsid w:val="00353591"/>
    <w:rsid w:val="00355602"/>
    <w:rsid w:val="00361D69"/>
    <w:rsid w:val="00363723"/>
    <w:rsid w:val="00364033"/>
    <w:rsid w:val="003641C3"/>
    <w:rsid w:val="003646A6"/>
    <w:rsid w:val="00370FE4"/>
    <w:rsid w:val="00372C4F"/>
    <w:rsid w:val="00375039"/>
    <w:rsid w:val="0038068E"/>
    <w:rsid w:val="00380F21"/>
    <w:rsid w:val="0038420E"/>
    <w:rsid w:val="003864FF"/>
    <w:rsid w:val="00390338"/>
    <w:rsid w:val="00391057"/>
    <w:rsid w:val="0039379A"/>
    <w:rsid w:val="003953C1"/>
    <w:rsid w:val="00396470"/>
    <w:rsid w:val="0039760F"/>
    <w:rsid w:val="003A0BAF"/>
    <w:rsid w:val="003A0D3B"/>
    <w:rsid w:val="003A287F"/>
    <w:rsid w:val="003A3E00"/>
    <w:rsid w:val="003A4611"/>
    <w:rsid w:val="003A638A"/>
    <w:rsid w:val="003A7CA4"/>
    <w:rsid w:val="003B4D98"/>
    <w:rsid w:val="003B7577"/>
    <w:rsid w:val="003D1A05"/>
    <w:rsid w:val="003D4453"/>
    <w:rsid w:val="003D4654"/>
    <w:rsid w:val="003D4899"/>
    <w:rsid w:val="003D490C"/>
    <w:rsid w:val="003D75AE"/>
    <w:rsid w:val="003E0B90"/>
    <w:rsid w:val="003E328F"/>
    <w:rsid w:val="003E7167"/>
    <w:rsid w:val="003F0033"/>
    <w:rsid w:val="003F239F"/>
    <w:rsid w:val="003F3D1A"/>
    <w:rsid w:val="003F4181"/>
    <w:rsid w:val="003F5330"/>
    <w:rsid w:val="003F63B5"/>
    <w:rsid w:val="00400229"/>
    <w:rsid w:val="00401CD3"/>
    <w:rsid w:val="004034F8"/>
    <w:rsid w:val="0040460C"/>
    <w:rsid w:val="0040592B"/>
    <w:rsid w:val="00406D78"/>
    <w:rsid w:val="00410624"/>
    <w:rsid w:val="00412B3C"/>
    <w:rsid w:val="004148F6"/>
    <w:rsid w:val="00423239"/>
    <w:rsid w:val="00432906"/>
    <w:rsid w:val="00433E00"/>
    <w:rsid w:val="00444921"/>
    <w:rsid w:val="00445E12"/>
    <w:rsid w:val="00451080"/>
    <w:rsid w:val="004511AA"/>
    <w:rsid w:val="00451366"/>
    <w:rsid w:val="00451681"/>
    <w:rsid w:val="00454BC0"/>
    <w:rsid w:val="00456D52"/>
    <w:rsid w:val="00462BAF"/>
    <w:rsid w:val="00465A82"/>
    <w:rsid w:val="00470401"/>
    <w:rsid w:val="0047240A"/>
    <w:rsid w:val="004725A3"/>
    <w:rsid w:val="004736F0"/>
    <w:rsid w:val="00473DC9"/>
    <w:rsid w:val="004742ED"/>
    <w:rsid w:val="0047707B"/>
    <w:rsid w:val="004771C6"/>
    <w:rsid w:val="00477FA1"/>
    <w:rsid w:val="0048153A"/>
    <w:rsid w:val="004831F6"/>
    <w:rsid w:val="004855A9"/>
    <w:rsid w:val="004860ED"/>
    <w:rsid w:val="00491348"/>
    <w:rsid w:val="00491B80"/>
    <w:rsid w:val="00492240"/>
    <w:rsid w:val="0049681A"/>
    <w:rsid w:val="004A25AD"/>
    <w:rsid w:val="004A2E49"/>
    <w:rsid w:val="004B029F"/>
    <w:rsid w:val="004B1F00"/>
    <w:rsid w:val="004B5CE8"/>
    <w:rsid w:val="004B7CC1"/>
    <w:rsid w:val="004C0A08"/>
    <w:rsid w:val="004C2336"/>
    <w:rsid w:val="004C3C5A"/>
    <w:rsid w:val="004C6C94"/>
    <w:rsid w:val="004C7D08"/>
    <w:rsid w:val="004D0714"/>
    <w:rsid w:val="004D18C6"/>
    <w:rsid w:val="004D395F"/>
    <w:rsid w:val="004D51B1"/>
    <w:rsid w:val="004D789C"/>
    <w:rsid w:val="004E008D"/>
    <w:rsid w:val="004E247B"/>
    <w:rsid w:val="004E3381"/>
    <w:rsid w:val="004E533E"/>
    <w:rsid w:val="004E67F3"/>
    <w:rsid w:val="004E7CC6"/>
    <w:rsid w:val="004F1511"/>
    <w:rsid w:val="004F36ED"/>
    <w:rsid w:val="004F39C5"/>
    <w:rsid w:val="004F4277"/>
    <w:rsid w:val="004F44B2"/>
    <w:rsid w:val="004F66E0"/>
    <w:rsid w:val="004F7A0B"/>
    <w:rsid w:val="004F7BEB"/>
    <w:rsid w:val="00500A1E"/>
    <w:rsid w:val="00500E9A"/>
    <w:rsid w:val="0050265E"/>
    <w:rsid w:val="0050521F"/>
    <w:rsid w:val="005056A3"/>
    <w:rsid w:val="00516F11"/>
    <w:rsid w:val="0051731A"/>
    <w:rsid w:val="005176AA"/>
    <w:rsid w:val="005205A2"/>
    <w:rsid w:val="005215A2"/>
    <w:rsid w:val="00521795"/>
    <w:rsid w:val="00525CFD"/>
    <w:rsid w:val="0052657B"/>
    <w:rsid w:val="00536A5F"/>
    <w:rsid w:val="005372B4"/>
    <w:rsid w:val="00537851"/>
    <w:rsid w:val="005416C0"/>
    <w:rsid w:val="00544612"/>
    <w:rsid w:val="00544868"/>
    <w:rsid w:val="005464A8"/>
    <w:rsid w:val="00551127"/>
    <w:rsid w:val="00552A84"/>
    <w:rsid w:val="005607DC"/>
    <w:rsid w:val="00562380"/>
    <w:rsid w:val="005644CE"/>
    <w:rsid w:val="00566251"/>
    <w:rsid w:val="00567D92"/>
    <w:rsid w:val="005725A5"/>
    <w:rsid w:val="005729CB"/>
    <w:rsid w:val="00574477"/>
    <w:rsid w:val="00581114"/>
    <w:rsid w:val="00581660"/>
    <w:rsid w:val="005821D2"/>
    <w:rsid w:val="00584259"/>
    <w:rsid w:val="005873E0"/>
    <w:rsid w:val="00587844"/>
    <w:rsid w:val="005956A9"/>
    <w:rsid w:val="005979DC"/>
    <w:rsid w:val="005A1C87"/>
    <w:rsid w:val="005A2C9C"/>
    <w:rsid w:val="005A534D"/>
    <w:rsid w:val="005A56D7"/>
    <w:rsid w:val="005A7B29"/>
    <w:rsid w:val="005B3875"/>
    <w:rsid w:val="005B434D"/>
    <w:rsid w:val="005B7DC1"/>
    <w:rsid w:val="005C30ED"/>
    <w:rsid w:val="005C3A7B"/>
    <w:rsid w:val="005C585B"/>
    <w:rsid w:val="005D29E9"/>
    <w:rsid w:val="005D3C17"/>
    <w:rsid w:val="005D5D18"/>
    <w:rsid w:val="005E2A2F"/>
    <w:rsid w:val="005E2A77"/>
    <w:rsid w:val="005E5131"/>
    <w:rsid w:val="005E6F56"/>
    <w:rsid w:val="005E7672"/>
    <w:rsid w:val="005F08DF"/>
    <w:rsid w:val="005F4275"/>
    <w:rsid w:val="005F44DF"/>
    <w:rsid w:val="005F4A33"/>
    <w:rsid w:val="005F6B36"/>
    <w:rsid w:val="0060491A"/>
    <w:rsid w:val="00604E2C"/>
    <w:rsid w:val="006071FC"/>
    <w:rsid w:val="00607830"/>
    <w:rsid w:val="006133E5"/>
    <w:rsid w:val="00615A2A"/>
    <w:rsid w:val="00615B83"/>
    <w:rsid w:val="00621710"/>
    <w:rsid w:val="00621889"/>
    <w:rsid w:val="006225F3"/>
    <w:rsid w:val="006231A2"/>
    <w:rsid w:val="006256BA"/>
    <w:rsid w:val="006256D7"/>
    <w:rsid w:val="00625A43"/>
    <w:rsid w:val="00631A1E"/>
    <w:rsid w:val="00633223"/>
    <w:rsid w:val="00640F02"/>
    <w:rsid w:val="006411C9"/>
    <w:rsid w:val="0064186B"/>
    <w:rsid w:val="006435C3"/>
    <w:rsid w:val="006476F6"/>
    <w:rsid w:val="00652925"/>
    <w:rsid w:val="00654664"/>
    <w:rsid w:val="00656CDE"/>
    <w:rsid w:val="00660F65"/>
    <w:rsid w:val="0066675D"/>
    <w:rsid w:val="00667FEF"/>
    <w:rsid w:val="00670D38"/>
    <w:rsid w:val="00671246"/>
    <w:rsid w:val="00675A81"/>
    <w:rsid w:val="00676492"/>
    <w:rsid w:val="00676693"/>
    <w:rsid w:val="00683BDE"/>
    <w:rsid w:val="0068445B"/>
    <w:rsid w:val="006849B0"/>
    <w:rsid w:val="00685405"/>
    <w:rsid w:val="00686C44"/>
    <w:rsid w:val="00690191"/>
    <w:rsid w:val="00690F5C"/>
    <w:rsid w:val="00692B6F"/>
    <w:rsid w:val="00696B70"/>
    <w:rsid w:val="00697A7E"/>
    <w:rsid w:val="006A5899"/>
    <w:rsid w:val="006A5AB8"/>
    <w:rsid w:val="006A68A2"/>
    <w:rsid w:val="006A7E43"/>
    <w:rsid w:val="006B1AE9"/>
    <w:rsid w:val="006B65DC"/>
    <w:rsid w:val="006C0D76"/>
    <w:rsid w:val="006C4B1A"/>
    <w:rsid w:val="006C54C5"/>
    <w:rsid w:val="006C66FC"/>
    <w:rsid w:val="006D0937"/>
    <w:rsid w:val="006D30FF"/>
    <w:rsid w:val="006D3EA9"/>
    <w:rsid w:val="006D4CFD"/>
    <w:rsid w:val="006D6032"/>
    <w:rsid w:val="006D6045"/>
    <w:rsid w:val="006E67CF"/>
    <w:rsid w:val="006F041F"/>
    <w:rsid w:val="00701CA9"/>
    <w:rsid w:val="00701D7A"/>
    <w:rsid w:val="00704F7F"/>
    <w:rsid w:val="007076EC"/>
    <w:rsid w:val="00710156"/>
    <w:rsid w:val="007110C1"/>
    <w:rsid w:val="007113C5"/>
    <w:rsid w:val="007125F3"/>
    <w:rsid w:val="00713246"/>
    <w:rsid w:val="0071368D"/>
    <w:rsid w:val="0072262B"/>
    <w:rsid w:val="00722BBE"/>
    <w:rsid w:val="007246B6"/>
    <w:rsid w:val="00724D52"/>
    <w:rsid w:val="00731843"/>
    <w:rsid w:val="007349ED"/>
    <w:rsid w:val="00735A8D"/>
    <w:rsid w:val="0073639B"/>
    <w:rsid w:val="00737BA8"/>
    <w:rsid w:val="00740098"/>
    <w:rsid w:val="00741C01"/>
    <w:rsid w:val="00743CBA"/>
    <w:rsid w:val="00745944"/>
    <w:rsid w:val="007459EA"/>
    <w:rsid w:val="00745F9A"/>
    <w:rsid w:val="00747432"/>
    <w:rsid w:val="00747A5D"/>
    <w:rsid w:val="00754749"/>
    <w:rsid w:val="007559CA"/>
    <w:rsid w:val="00757EE1"/>
    <w:rsid w:val="00760496"/>
    <w:rsid w:val="007622AE"/>
    <w:rsid w:val="00764A31"/>
    <w:rsid w:val="00764FA1"/>
    <w:rsid w:val="00765001"/>
    <w:rsid w:val="00766769"/>
    <w:rsid w:val="007704F7"/>
    <w:rsid w:val="0077232E"/>
    <w:rsid w:val="0077373C"/>
    <w:rsid w:val="00773DE4"/>
    <w:rsid w:val="00777D8D"/>
    <w:rsid w:val="00784198"/>
    <w:rsid w:val="00784A8A"/>
    <w:rsid w:val="00785762"/>
    <w:rsid w:val="007859F9"/>
    <w:rsid w:val="00790CE2"/>
    <w:rsid w:val="0079281E"/>
    <w:rsid w:val="00795B9A"/>
    <w:rsid w:val="00795E31"/>
    <w:rsid w:val="007A05B8"/>
    <w:rsid w:val="007A1043"/>
    <w:rsid w:val="007A2AA8"/>
    <w:rsid w:val="007A3AD8"/>
    <w:rsid w:val="007A409B"/>
    <w:rsid w:val="007A5B83"/>
    <w:rsid w:val="007A62B4"/>
    <w:rsid w:val="007A79A6"/>
    <w:rsid w:val="007A7F3A"/>
    <w:rsid w:val="007B0A63"/>
    <w:rsid w:val="007C08F0"/>
    <w:rsid w:val="007C1DAE"/>
    <w:rsid w:val="007C5C49"/>
    <w:rsid w:val="007C77EB"/>
    <w:rsid w:val="007D2B89"/>
    <w:rsid w:val="007D2EEC"/>
    <w:rsid w:val="007D468A"/>
    <w:rsid w:val="007D50B8"/>
    <w:rsid w:val="007E17B6"/>
    <w:rsid w:val="007E325E"/>
    <w:rsid w:val="007F2A5F"/>
    <w:rsid w:val="007F3B2A"/>
    <w:rsid w:val="007F406F"/>
    <w:rsid w:val="007F4196"/>
    <w:rsid w:val="007F66C7"/>
    <w:rsid w:val="0080066C"/>
    <w:rsid w:val="00800CEA"/>
    <w:rsid w:val="00800EA1"/>
    <w:rsid w:val="008010C6"/>
    <w:rsid w:val="00803E5B"/>
    <w:rsid w:val="00806DAA"/>
    <w:rsid w:val="00812367"/>
    <w:rsid w:val="00814324"/>
    <w:rsid w:val="00814F1E"/>
    <w:rsid w:val="008178D6"/>
    <w:rsid w:val="00827594"/>
    <w:rsid w:val="00832437"/>
    <w:rsid w:val="0083530F"/>
    <w:rsid w:val="00835677"/>
    <w:rsid w:val="0083712E"/>
    <w:rsid w:val="00843CC6"/>
    <w:rsid w:val="0084612B"/>
    <w:rsid w:val="00847307"/>
    <w:rsid w:val="008507AE"/>
    <w:rsid w:val="00852437"/>
    <w:rsid w:val="008532A1"/>
    <w:rsid w:val="0085363E"/>
    <w:rsid w:val="00856B2F"/>
    <w:rsid w:val="008570A2"/>
    <w:rsid w:val="00857210"/>
    <w:rsid w:val="00860B8F"/>
    <w:rsid w:val="00861C58"/>
    <w:rsid w:val="0086557E"/>
    <w:rsid w:val="0087038F"/>
    <w:rsid w:val="00871B3B"/>
    <w:rsid w:val="008746F9"/>
    <w:rsid w:val="00875C6D"/>
    <w:rsid w:val="00876346"/>
    <w:rsid w:val="008774D6"/>
    <w:rsid w:val="0088073C"/>
    <w:rsid w:val="00885C01"/>
    <w:rsid w:val="0088640D"/>
    <w:rsid w:val="008870F2"/>
    <w:rsid w:val="00887591"/>
    <w:rsid w:val="00893520"/>
    <w:rsid w:val="0089414A"/>
    <w:rsid w:val="00894E24"/>
    <w:rsid w:val="00894ECC"/>
    <w:rsid w:val="00895C1B"/>
    <w:rsid w:val="008972ED"/>
    <w:rsid w:val="008A103E"/>
    <w:rsid w:val="008A1904"/>
    <w:rsid w:val="008A489F"/>
    <w:rsid w:val="008A67B7"/>
    <w:rsid w:val="008B06F1"/>
    <w:rsid w:val="008B070A"/>
    <w:rsid w:val="008B1C76"/>
    <w:rsid w:val="008B23C9"/>
    <w:rsid w:val="008B4854"/>
    <w:rsid w:val="008C0D30"/>
    <w:rsid w:val="008C183C"/>
    <w:rsid w:val="008C5FD9"/>
    <w:rsid w:val="008C6C54"/>
    <w:rsid w:val="008C7D45"/>
    <w:rsid w:val="008D0EB5"/>
    <w:rsid w:val="008D11B5"/>
    <w:rsid w:val="008D1E59"/>
    <w:rsid w:val="008D3232"/>
    <w:rsid w:val="008D486E"/>
    <w:rsid w:val="008D51F5"/>
    <w:rsid w:val="008D5C07"/>
    <w:rsid w:val="008D7FBF"/>
    <w:rsid w:val="008E22A6"/>
    <w:rsid w:val="008E2876"/>
    <w:rsid w:val="008E2D3C"/>
    <w:rsid w:val="008E4957"/>
    <w:rsid w:val="008E6D65"/>
    <w:rsid w:val="00900039"/>
    <w:rsid w:val="0090175C"/>
    <w:rsid w:val="00910B5C"/>
    <w:rsid w:val="00911539"/>
    <w:rsid w:val="00912F77"/>
    <w:rsid w:val="00914F8E"/>
    <w:rsid w:val="00915AB7"/>
    <w:rsid w:val="00917635"/>
    <w:rsid w:val="0092306C"/>
    <w:rsid w:val="009256E4"/>
    <w:rsid w:val="00926B5C"/>
    <w:rsid w:val="00927C20"/>
    <w:rsid w:val="0093174D"/>
    <w:rsid w:val="00932C52"/>
    <w:rsid w:val="009357A6"/>
    <w:rsid w:val="009358D6"/>
    <w:rsid w:val="0094110A"/>
    <w:rsid w:val="0094158B"/>
    <w:rsid w:val="00941BEB"/>
    <w:rsid w:val="00943E99"/>
    <w:rsid w:val="00945340"/>
    <w:rsid w:val="009522AF"/>
    <w:rsid w:val="00955034"/>
    <w:rsid w:val="00957C98"/>
    <w:rsid w:val="009619E6"/>
    <w:rsid w:val="00961CAD"/>
    <w:rsid w:val="00962077"/>
    <w:rsid w:val="0096395F"/>
    <w:rsid w:val="00963DFD"/>
    <w:rsid w:val="009645EE"/>
    <w:rsid w:val="00970F2D"/>
    <w:rsid w:val="0097277A"/>
    <w:rsid w:val="00974652"/>
    <w:rsid w:val="009762C3"/>
    <w:rsid w:val="00976694"/>
    <w:rsid w:val="0097706B"/>
    <w:rsid w:val="00980954"/>
    <w:rsid w:val="00983310"/>
    <w:rsid w:val="0098361D"/>
    <w:rsid w:val="00984FE1"/>
    <w:rsid w:val="0099367F"/>
    <w:rsid w:val="00993C0C"/>
    <w:rsid w:val="0099725D"/>
    <w:rsid w:val="00997B56"/>
    <w:rsid w:val="009A0B6D"/>
    <w:rsid w:val="009A10FB"/>
    <w:rsid w:val="009A345A"/>
    <w:rsid w:val="009A437B"/>
    <w:rsid w:val="009A5C61"/>
    <w:rsid w:val="009A6C33"/>
    <w:rsid w:val="009A7A3E"/>
    <w:rsid w:val="009A7ED5"/>
    <w:rsid w:val="009B10E4"/>
    <w:rsid w:val="009B3808"/>
    <w:rsid w:val="009B7E70"/>
    <w:rsid w:val="009C0037"/>
    <w:rsid w:val="009C2DCF"/>
    <w:rsid w:val="009C402D"/>
    <w:rsid w:val="009C489A"/>
    <w:rsid w:val="009D059C"/>
    <w:rsid w:val="009D26A2"/>
    <w:rsid w:val="009D507A"/>
    <w:rsid w:val="009D5F38"/>
    <w:rsid w:val="009E3468"/>
    <w:rsid w:val="009E464E"/>
    <w:rsid w:val="009E7D39"/>
    <w:rsid w:val="009F181C"/>
    <w:rsid w:val="009F29DF"/>
    <w:rsid w:val="009F2E22"/>
    <w:rsid w:val="009F3870"/>
    <w:rsid w:val="009F676D"/>
    <w:rsid w:val="009F69F8"/>
    <w:rsid w:val="009F6AF9"/>
    <w:rsid w:val="00A0386B"/>
    <w:rsid w:val="00A04C1A"/>
    <w:rsid w:val="00A04F88"/>
    <w:rsid w:val="00A05549"/>
    <w:rsid w:val="00A06B21"/>
    <w:rsid w:val="00A0742D"/>
    <w:rsid w:val="00A078B8"/>
    <w:rsid w:val="00A1180A"/>
    <w:rsid w:val="00A147DE"/>
    <w:rsid w:val="00A20C46"/>
    <w:rsid w:val="00A225C1"/>
    <w:rsid w:val="00A2509E"/>
    <w:rsid w:val="00A25A5E"/>
    <w:rsid w:val="00A26C7F"/>
    <w:rsid w:val="00A3032F"/>
    <w:rsid w:val="00A3056B"/>
    <w:rsid w:val="00A32E8D"/>
    <w:rsid w:val="00A33E89"/>
    <w:rsid w:val="00A33FC8"/>
    <w:rsid w:val="00A3427C"/>
    <w:rsid w:val="00A378D8"/>
    <w:rsid w:val="00A4265D"/>
    <w:rsid w:val="00A432EE"/>
    <w:rsid w:val="00A528F5"/>
    <w:rsid w:val="00A53934"/>
    <w:rsid w:val="00A550B3"/>
    <w:rsid w:val="00A563B2"/>
    <w:rsid w:val="00A56825"/>
    <w:rsid w:val="00A62409"/>
    <w:rsid w:val="00A635D2"/>
    <w:rsid w:val="00A64FD0"/>
    <w:rsid w:val="00A66D46"/>
    <w:rsid w:val="00A673EA"/>
    <w:rsid w:val="00A67959"/>
    <w:rsid w:val="00A72959"/>
    <w:rsid w:val="00A73451"/>
    <w:rsid w:val="00A77121"/>
    <w:rsid w:val="00A77224"/>
    <w:rsid w:val="00A9061C"/>
    <w:rsid w:val="00A907B9"/>
    <w:rsid w:val="00A94AB0"/>
    <w:rsid w:val="00A95300"/>
    <w:rsid w:val="00AA02EA"/>
    <w:rsid w:val="00AA0C8E"/>
    <w:rsid w:val="00AA7CA5"/>
    <w:rsid w:val="00AB608A"/>
    <w:rsid w:val="00AB6129"/>
    <w:rsid w:val="00AB712D"/>
    <w:rsid w:val="00AC0613"/>
    <w:rsid w:val="00AC1306"/>
    <w:rsid w:val="00AC3AE2"/>
    <w:rsid w:val="00AC50EE"/>
    <w:rsid w:val="00AC6199"/>
    <w:rsid w:val="00AD04EA"/>
    <w:rsid w:val="00AD1484"/>
    <w:rsid w:val="00AD2848"/>
    <w:rsid w:val="00AD380A"/>
    <w:rsid w:val="00AD4B11"/>
    <w:rsid w:val="00AD5D8B"/>
    <w:rsid w:val="00AE02FE"/>
    <w:rsid w:val="00AE06DF"/>
    <w:rsid w:val="00AE0BC2"/>
    <w:rsid w:val="00AE4E35"/>
    <w:rsid w:val="00AE6074"/>
    <w:rsid w:val="00AE60E9"/>
    <w:rsid w:val="00AE7E48"/>
    <w:rsid w:val="00AF3337"/>
    <w:rsid w:val="00AF3C97"/>
    <w:rsid w:val="00AF5062"/>
    <w:rsid w:val="00AF52B9"/>
    <w:rsid w:val="00AF7073"/>
    <w:rsid w:val="00AF7786"/>
    <w:rsid w:val="00AF7EA5"/>
    <w:rsid w:val="00B03D27"/>
    <w:rsid w:val="00B0675B"/>
    <w:rsid w:val="00B0696B"/>
    <w:rsid w:val="00B07FF2"/>
    <w:rsid w:val="00B104DA"/>
    <w:rsid w:val="00B1301A"/>
    <w:rsid w:val="00B135CF"/>
    <w:rsid w:val="00B17075"/>
    <w:rsid w:val="00B17D58"/>
    <w:rsid w:val="00B2424E"/>
    <w:rsid w:val="00B248DC"/>
    <w:rsid w:val="00B2550A"/>
    <w:rsid w:val="00B26091"/>
    <w:rsid w:val="00B27A44"/>
    <w:rsid w:val="00B3412B"/>
    <w:rsid w:val="00B3680B"/>
    <w:rsid w:val="00B425EB"/>
    <w:rsid w:val="00B43C94"/>
    <w:rsid w:val="00B45D4F"/>
    <w:rsid w:val="00B530F2"/>
    <w:rsid w:val="00B6067C"/>
    <w:rsid w:val="00B60933"/>
    <w:rsid w:val="00B613D4"/>
    <w:rsid w:val="00B63C26"/>
    <w:rsid w:val="00B63DEF"/>
    <w:rsid w:val="00B64547"/>
    <w:rsid w:val="00B649D1"/>
    <w:rsid w:val="00B833AB"/>
    <w:rsid w:val="00B906A3"/>
    <w:rsid w:val="00B926AE"/>
    <w:rsid w:val="00B942E5"/>
    <w:rsid w:val="00B9490A"/>
    <w:rsid w:val="00BA029A"/>
    <w:rsid w:val="00BA3E51"/>
    <w:rsid w:val="00BA5989"/>
    <w:rsid w:val="00BA5EE1"/>
    <w:rsid w:val="00BA6B19"/>
    <w:rsid w:val="00BB33FB"/>
    <w:rsid w:val="00BB36E9"/>
    <w:rsid w:val="00BB42A1"/>
    <w:rsid w:val="00BB5624"/>
    <w:rsid w:val="00BB7396"/>
    <w:rsid w:val="00BC0B9A"/>
    <w:rsid w:val="00BC1934"/>
    <w:rsid w:val="00BC2BB9"/>
    <w:rsid w:val="00BC3E17"/>
    <w:rsid w:val="00BC4D0C"/>
    <w:rsid w:val="00BD17A3"/>
    <w:rsid w:val="00BD3E6A"/>
    <w:rsid w:val="00BD43FB"/>
    <w:rsid w:val="00BD4D4E"/>
    <w:rsid w:val="00BD6378"/>
    <w:rsid w:val="00BE0102"/>
    <w:rsid w:val="00BE3842"/>
    <w:rsid w:val="00BE6B2F"/>
    <w:rsid w:val="00BF2E90"/>
    <w:rsid w:val="00BF3063"/>
    <w:rsid w:val="00BF3C9D"/>
    <w:rsid w:val="00BF46FC"/>
    <w:rsid w:val="00BF7E6B"/>
    <w:rsid w:val="00C03D33"/>
    <w:rsid w:val="00C04FD6"/>
    <w:rsid w:val="00C07B6B"/>
    <w:rsid w:val="00C118F7"/>
    <w:rsid w:val="00C145E4"/>
    <w:rsid w:val="00C14ABB"/>
    <w:rsid w:val="00C163A1"/>
    <w:rsid w:val="00C260B8"/>
    <w:rsid w:val="00C27D9D"/>
    <w:rsid w:val="00C35C87"/>
    <w:rsid w:val="00C44E23"/>
    <w:rsid w:val="00C46F1F"/>
    <w:rsid w:val="00C50356"/>
    <w:rsid w:val="00C51389"/>
    <w:rsid w:val="00C51545"/>
    <w:rsid w:val="00C52A43"/>
    <w:rsid w:val="00C549B6"/>
    <w:rsid w:val="00C54F4F"/>
    <w:rsid w:val="00C609C1"/>
    <w:rsid w:val="00C61767"/>
    <w:rsid w:val="00C624BD"/>
    <w:rsid w:val="00C6310F"/>
    <w:rsid w:val="00C63349"/>
    <w:rsid w:val="00C64882"/>
    <w:rsid w:val="00C653B2"/>
    <w:rsid w:val="00C653F5"/>
    <w:rsid w:val="00C6644F"/>
    <w:rsid w:val="00C66CD5"/>
    <w:rsid w:val="00C7006A"/>
    <w:rsid w:val="00C7095E"/>
    <w:rsid w:val="00C7435C"/>
    <w:rsid w:val="00C77EAB"/>
    <w:rsid w:val="00C807C4"/>
    <w:rsid w:val="00C80E1E"/>
    <w:rsid w:val="00C827C7"/>
    <w:rsid w:val="00C83B9F"/>
    <w:rsid w:val="00C86A51"/>
    <w:rsid w:val="00C87118"/>
    <w:rsid w:val="00C87939"/>
    <w:rsid w:val="00C90212"/>
    <w:rsid w:val="00C90FA9"/>
    <w:rsid w:val="00C91D7A"/>
    <w:rsid w:val="00C93560"/>
    <w:rsid w:val="00C93944"/>
    <w:rsid w:val="00C946E7"/>
    <w:rsid w:val="00C965F5"/>
    <w:rsid w:val="00C974E1"/>
    <w:rsid w:val="00C97AD7"/>
    <w:rsid w:val="00C97E08"/>
    <w:rsid w:val="00CA45E0"/>
    <w:rsid w:val="00CA4FC4"/>
    <w:rsid w:val="00CA78BA"/>
    <w:rsid w:val="00CB2303"/>
    <w:rsid w:val="00CB2545"/>
    <w:rsid w:val="00CB31B6"/>
    <w:rsid w:val="00CB4C3B"/>
    <w:rsid w:val="00CB5B93"/>
    <w:rsid w:val="00CB7473"/>
    <w:rsid w:val="00CC0CDE"/>
    <w:rsid w:val="00CC5495"/>
    <w:rsid w:val="00CC559B"/>
    <w:rsid w:val="00CD04F5"/>
    <w:rsid w:val="00CD3BA1"/>
    <w:rsid w:val="00CD3BA5"/>
    <w:rsid w:val="00CD4246"/>
    <w:rsid w:val="00CE0019"/>
    <w:rsid w:val="00CE12DB"/>
    <w:rsid w:val="00CE14AB"/>
    <w:rsid w:val="00CE5FE2"/>
    <w:rsid w:val="00CF0582"/>
    <w:rsid w:val="00CF3525"/>
    <w:rsid w:val="00CF47F3"/>
    <w:rsid w:val="00D02603"/>
    <w:rsid w:val="00D0466C"/>
    <w:rsid w:val="00D04834"/>
    <w:rsid w:val="00D10C00"/>
    <w:rsid w:val="00D12DEF"/>
    <w:rsid w:val="00D238B1"/>
    <w:rsid w:val="00D25DD9"/>
    <w:rsid w:val="00D26A8D"/>
    <w:rsid w:val="00D323FF"/>
    <w:rsid w:val="00D34817"/>
    <w:rsid w:val="00D34F77"/>
    <w:rsid w:val="00D43F35"/>
    <w:rsid w:val="00D46BE9"/>
    <w:rsid w:val="00D52955"/>
    <w:rsid w:val="00D539B5"/>
    <w:rsid w:val="00D57514"/>
    <w:rsid w:val="00D601D5"/>
    <w:rsid w:val="00D62EB9"/>
    <w:rsid w:val="00D66CB9"/>
    <w:rsid w:val="00D70C0F"/>
    <w:rsid w:val="00D72174"/>
    <w:rsid w:val="00D723D2"/>
    <w:rsid w:val="00D73D6E"/>
    <w:rsid w:val="00D7546B"/>
    <w:rsid w:val="00D77076"/>
    <w:rsid w:val="00D82298"/>
    <w:rsid w:val="00D82743"/>
    <w:rsid w:val="00D830DC"/>
    <w:rsid w:val="00D84097"/>
    <w:rsid w:val="00D86A3E"/>
    <w:rsid w:val="00D874E8"/>
    <w:rsid w:val="00D91721"/>
    <w:rsid w:val="00D951E9"/>
    <w:rsid w:val="00D959F9"/>
    <w:rsid w:val="00D95D18"/>
    <w:rsid w:val="00D96906"/>
    <w:rsid w:val="00DA0E08"/>
    <w:rsid w:val="00DA4E2B"/>
    <w:rsid w:val="00DA4F28"/>
    <w:rsid w:val="00DA57D5"/>
    <w:rsid w:val="00DA5810"/>
    <w:rsid w:val="00DA6428"/>
    <w:rsid w:val="00DA6E7F"/>
    <w:rsid w:val="00DA6F7C"/>
    <w:rsid w:val="00DA7FED"/>
    <w:rsid w:val="00DB03DA"/>
    <w:rsid w:val="00DB0AD7"/>
    <w:rsid w:val="00DB202A"/>
    <w:rsid w:val="00DB2639"/>
    <w:rsid w:val="00DB2C60"/>
    <w:rsid w:val="00DB6D5D"/>
    <w:rsid w:val="00DB7B2A"/>
    <w:rsid w:val="00DC0563"/>
    <w:rsid w:val="00DC2122"/>
    <w:rsid w:val="00DC3DBD"/>
    <w:rsid w:val="00DC434A"/>
    <w:rsid w:val="00DD1E6C"/>
    <w:rsid w:val="00DD21D2"/>
    <w:rsid w:val="00DD5F7F"/>
    <w:rsid w:val="00DE1551"/>
    <w:rsid w:val="00DE1E4E"/>
    <w:rsid w:val="00DE4065"/>
    <w:rsid w:val="00DE45D5"/>
    <w:rsid w:val="00DE47F2"/>
    <w:rsid w:val="00DE7234"/>
    <w:rsid w:val="00DF12F0"/>
    <w:rsid w:val="00DF21F1"/>
    <w:rsid w:val="00DF3488"/>
    <w:rsid w:val="00DF3FB9"/>
    <w:rsid w:val="00DF6B35"/>
    <w:rsid w:val="00E01550"/>
    <w:rsid w:val="00E02182"/>
    <w:rsid w:val="00E048E4"/>
    <w:rsid w:val="00E06132"/>
    <w:rsid w:val="00E06BDB"/>
    <w:rsid w:val="00E11071"/>
    <w:rsid w:val="00E11551"/>
    <w:rsid w:val="00E1254D"/>
    <w:rsid w:val="00E16BF7"/>
    <w:rsid w:val="00E16D24"/>
    <w:rsid w:val="00E17E2F"/>
    <w:rsid w:val="00E21901"/>
    <w:rsid w:val="00E24CD2"/>
    <w:rsid w:val="00E26DC2"/>
    <w:rsid w:val="00E27457"/>
    <w:rsid w:val="00E2775F"/>
    <w:rsid w:val="00E312FE"/>
    <w:rsid w:val="00E3315F"/>
    <w:rsid w:val="00E34A54"/>
    <w:rsid w:val="00E36776"/>
    <w:rsid w:val="00E4159C"/>
    <w:rsid w:val="00E445BC"/>
    <w:rsid w:val="00E44A87"/>
    <w:rsid w:val="00E53A8C"/>
    <w:rsid w:val="00E5442D"/>
    <w:rsid w:val="00E6186F"/>
    <w:rsid w:val="00E6190D"/>
    <w:rsid w:val="00E6258D"/>
    <w:rsid w:val="00E62F25"/>
    <w:rsid w:val="00E6356F"/>
    <w:rsid w:val="00E65334"/>
    <w:rsid w:val="00E717D9"/>
    <w:rsid w:val="00E746C9"/>
    <w:rsid w:val="00E84221"/>
    <w:rsid w:val="00E8612F"/>
    <w:rsid w:val="00E90675"/>
    <w:rsid w:val="00E94129"/>
    <w:rsid w:val="00E947BD"/>
    <w:rsid w:val="00E953B2"/>
    <w:rsid w:val="00E95790"/>
    <w:rsid w:val="00E9737C"/>
    <w:rsid w:val="00EA139C"/>
    <w:rsid w:val="00EA155F"/>
    <w:rsid w:val="00EA1562"/>
    <w:rsid w:val="00EA4C78"/>
    <w:rsid w:val="00EA63B1"/>
    <w:rsid w:val="00EA73C5"/>
    <w:rsid w:val="00EB2907"/>
    <w:rsid w:val="00EC49E5"/>
    <w:rsid w:val="00EC5F06"/>
    <w:rsid w:val="00ED05C6"/>
    <w:rsid w:val="00ED1E7C"/>
    <w:rsid w:val="00ED1F53"/>
    <w:rsid w:val="00ED2FBB"/>
    <w:rsid w:val="00ED7138"/>
    <w:rsid w:val="00EE19DD"/>
    <w:rsid w:val="00EE4AA7"/>
    <w:rsid w:val="00EE75B5"/>
    <w:rsid w:val="00EE7FDD"/>
    <w:rsid w:val="00EF3326"/>
    <w:rsid w:val="00EF54C4"/>
    <w:rsid w:val="00EF56FF"/>
    <w:rsid w:val="00EF655B"/>
    <w:rsid w:val="00EF7764"/>
    <w:rsid w:val="00F008D3"/>
    <w:rsid w:val="00F01F99"/>
    <w:rsid w:val="00F03734"/>
    <w:rsid w:val="00F03C27"/>
    <w:rsid w:val="00F1404E"/>
    <w:rsid w:val="00F17539"/>
    <w:rsid w:val="00F20CB1"/>
    <w:rsid w:val="00F20D5B"/>
    <w:rsid w:val="00F20D9D"/>
    <w:rsid w:val="00F23049"/>
    <w:rsid w:val="00F24631"/>
    <w:rsid w:val="00F24F8B"/>
    <w:rsid w:val="00F25467"/>
    <w:rsid w:val="00F255D1"/>
    <w:rsid w:val="00F26583"/>
    <w:rsid w:val="00F314B0"/>
    <w:rsid w:val="00F323FF"/>
    <w:rsid w:val="00F344EF"/>
    <w:rsid w:val="00F35ADF"/>
    <w:rsid w:val="00F35B5F"/>
    <w:rsid w:val="00F3678C"/>
    <w:rsid w:val="00F451BA"/>
    <w:rsid w:val="00F45C26"/>
    <w:rsid w:val="00F50A1D"/>
    <w:rsid w:val="00F513DB"/>
    <w:rsid w:val="00F53915"/>
    <w:rsid w:val="00F54856"/>
    <w:rsid w:val="00F57E5C"/>
    <w:rsid w:val="00F605DE"/>
    <w:rsid w:val="00F610E8"/>
    <w:rsid w:val="00F61365"/>
    <w:rsid w:val="00F61834"/>
    <w:rsid w:val="00F62830"/>
    <w:rsid w:val="00F63377"/>
    <w:rsid w:val="00F64940"/>
    <w:rsid w:val="00F654F0"/>
    <w:rsid w:val="00F656D5"/>
    <w:rsid w:val="00F66400"/>
    <w:rsid w:val="00F700E6"/>
    <w:rsid w:val="00F772D2"/>
    <w:rsid w:val="00F8023D"/>
    <w:rsid w:val="00F8084F"/>
    <w:rsid w:val="00F81EDB"/>
    <w:rsid w:val="00F85F93"/>
    <w:rsid w:val="00F8701A"/>
    <w:rsid w:val="00F921AB"/>
    <w:rsid w:val="00F97282"/>
    <w:rsid w:val="00F97379"/>
    <w:rsid w:val="00FA06FF"/>
    <w:rsid w:val="00FA25E9"/>
    <w:rsid w:val="00FA5C6A"/>
    <w:rsid w:val="00FB4008"/>
    <w:rsid w:val="00FB5426"/>
    <w:rsid w:val="00FC1A26"/>
    <w:rsid w:val="00FC33E5"/>
    <w:rsid w:val="00FC3F9C"/>
    <w:rsid w:val="00FC5756"/>
    <w:rsid w:val="00FD1F06"/>
    <w:rsid w:val="00FD20AD"/>
    <w:rsid w:val="00FD2EEB"/>
    <w:rsid w:val="00FD3D3D"/>
    <w:rsid w:val="00FD6356"/>
    <w:rsid w:val="00FD6ABF"/>
    <w:rsid w:val="00FD7E0A"/>
    <w:rsid w:val="00FE13ED"/>
    <w:rsid w:val="00FE2769"/>
    <w:rsid w:val="00FE3041"/>
    <w:rsid w:val="00FE3657"/>
    <w:rsid w:val="00FE67A4"/>
    <w:rsid w:val="00FE7107"/>
    <w:rsid w:val="00FF12BD"/>
    <w:rsid w:val="00FF2814"/>
    <w:rsid w:val="00FF4930"/>
    <w:rsid w:val="00FF5D10"/>
    <w:rsid w:val="00FF69DB"/>
    <w:rsid w:val="00FF6A6A"/>
    <w:rsid w:val="00FF759D"/>
  </w:rsids>
  <m:mathPr>
    <m:mathFont m:val="Cambria Math"/>
    <m:brkBin m:val="before"/>
    <m:brkBinSub m:val="--"/>
    <m:smallFrac/>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4FB74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lsdException w:name="heading 1" w:semiHidden="0" w:uiPriority="9" w:unhideWhenUsed="0"/>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F25467"/>
  </w:style>
  <w:style w:type="paragraph" w:styleId="Heading1">
    <w:name w:val="heading 1"/>
    <w:basedOn w:val="Normal"/>
    <w:next w:val="Normal"/>
    <w:link w:val="Heading1Char"/>
    <w:uiPriority w:val="9"/>
    <w:rsid w:val="00C54F4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paragraph"/>
    <w:link w:val="H1Char"/>
    <w:qFormat/>
    <w:rsid w:val="009358D6"/>
    <w:pPr>
      <w:numPr>
        <w:numId w:val="27"/>
      </w:numPr>
      <w:tabs>
        <w:tab w:val="left" w:pos="227"/>
      </w:tabs>
      <w:autoSpaceDE w:val="0"/>
      <w:autoSpaceDN w:val="0"/>
      <w:adjustRightInd w:val="0"/>
      <w:spacing w:before="360" w:after="240" w:line="240" w:lineRule="auto"/>
    </w:pPr>
    <w:rPr>
      <w:rFonts w:ascii="Palatino Linotype" w:eastAsia="PMingLiU" w:hAnsi="Palatino Linotype" w:cs="Times New Roman"/>
      <w:b/>
      <w:bCs/>
      <w:szCs w:val="20"/>
      <w:lang w:val="en-GB" w:eastAsia="de-AT"/>
    </w:rPr>
  </w:style>
  <w:style w:type="character" w:customStyle="1" w:styleId="H1Char">
    <w:name w:val="H1 Char"/>
    <w:link w:val="H1"/>
    <w:locked/>
    <w:rsid w:val="009358D6"/>
    <w:rPr>
      <w:rFonts w:ascii="Palatino Linotype" w:eastAsia="PMingLiU" w:hAnsi="Palatino Linotype" w:cs="Times New Roman"/>
      <w:b/>
      <w:bCs/>
      <w:szCs w:val="20"/>
      <w:lang w:val="en-GB" w:eastAsia="de-AT"/>
    </w:rPr>
  </w:style>
  <w:style w:type="paragraph" w:customStyle="1" w:styleId="H2">
    <w:name w:val="H2"/>
    <w:basedOn w:val="Normal"/>
    <w:next w:val="paragraph"/>
    <w:qFormat/>
    <w:rsid w:val="009358D6"/>
    <w:pPr>
      <w:numPr>
        <w:ilvl w:val="1"/>
        <w:numId w:val="27"/>
      </w:numPr>
      <w:autoSpaceDE w:val="0"/>
      <w:autoSpaceDN w:val="0"/>
      <w:adjustRightInd w:val="0"/>
      <w:spacing w:before="280" w:after="240" w:line="240" w:lineRule="auto"/>
    </w:pPr>
    <w:rPr>
      <w:rFonts w:ascii="Palatino Linotype" w:eastAsia="PMingLiU" w:hAnsi="Palatino Linotype" w:cs="Times New Roman"/>
      <w:b/>
      <w:bCs/>
      <w:sz w:val="20"/>
      <w:szCs w:val="20"/>
      <w:lang w:val="en-GB" w:eastAsia="de-AT"/>
    </w:rPr>
  </w:style>
  <w:style w:type="paragraph" w:customStyle="1" w:styleId="H3">
    <w:name w:val="H3"/>
    <w:basedOn w:val="H2"/>
    <w:next w:val="paragraph"/>
    <w:qFormat/>
    <w:rsid w:val="009358D6"/>
    <w:pPr>
      <w:numPr>
        <w:ilvl w:val="2"/>
      </w:numPr>
    </w:pPr>
    <w:rPr>
      <w:b w:val="0"/>
      <w:i/>
      <w:lang w:eastAsia="en-US"/>
    </w:rPr>
  </w:style>
  <w:style w:type="paragraph" w:customStyle="1" w:styleId="H4">
    <w:name w:val="H4"/>
    <w:basedOn w:val="Normal"/>
    <w:next w:val="paragraph"/>
    <w:qFormat/>
    <w:rsid w:val="009358D6"/>
    <w:pPr>
      <w:numPr>
        <w:ilvl w:val="3"/>
        <w:numId w:val="27"/>
      </w:numPr>
      <w:spacing w:before="120" w:after="120" w:line="240" w:lineRule="auto"/>
    </w:pPr>
    <w:rPr>
      <w:rFonts w:ascii="Palatino Linotype" w:eastAsia="Times New Roman" w:hAnsi="Palatino Linotype" w:cs="Times New Roman"/>
      <w:i/>
      <w:iCs/>
      <w:sz w:val="18"/>
      <w:szCs w:val="20"/>
      <w:lang w:val="en-GB" w:eastAsia="de-AT"/>
    </w:rPr>
  </w:style>
  <w:style w:type="paragraph" w:customStyle="1" w:styleId="paragraph">
    <w:name w:val="paragraph"/>
    <w:basedOn w:val="Normal"/>
    <w:qFormat/>
    <w:rsid w:val="008C5FD9"/>
    <w:pPr>
      <w:spacing w:before="120" w:after="120" w:line="240" w:lineRule="auto"/>
    </w:pPr>
    <w:rPr>
      <w:rFonts w:ascii="Palatino Linotype" w:eastAsia="Times New Roman" w:hAnsi="Palatino Linotype" w:cs="Times New Roman"/>
      <w:sz w:val="18"/>
      <w:szCs w:val="20"/>
      <w:lang w:val="en-GB" w:eastAsia="de-AT"/>
    </w:rPr>
  </w:style>
  <w:style w:type="paragraph" w:customStyle="1" w:styleId="figcaption">
    <w:name w:val="figcaption"/>
    <w:basedOn w:val="Normal"/>
    <w:next w:val="paragraph"/>
    <w:rsid w:val="00795B9A"/>
    <w:pPr>
      <w:numPr>
        <w:numId w:val="1"/>
      </w:numPr>
      <w:tabs>
        <w:tab w:val="left" w:pos="703"/>
        <w:tab w:val="left" w:pos="794"/>
        <w:tab w:val="left" w:pos="879"/>
      </w:tabs>
      <w:autoSpaceDE w:val="0"/>
      <w:autoSpaceDN w:val="0"/>
      <w:adjustRightInd w:val="0"/>
      <w:spacing w:before="80" w:after="180" w:line="240" w:lineRule="auto"/>
    </w:pPr>
    <w:rPr>
      <w:rFonts w:ascii="Palatino Linotype" w:eastAsia="PMingLiU" w:hAnsi="Palatino Linotype" w:cs="Times New Roman"/>
      <w:sz w:val="16"/>
      <w:szCs w:val="18"/>
      <w:lang w:val="en-GB" w:eastAsia="de-AT"/>
    </w:rPr>
  </w:style>
  <w:style w:type="paragraph" w:customStyle="1" w:styleId="schemecaption">
    <w:name w:val="schemecaption"/>
    <w:basedOn w:val="Normal"/>
    <w:rsid w:val="009A7ED5"/>
    <w:pPr>
      <w:numPr>
        <w:numId w:val="2"/>
      </w:numPr>
      <w:tabs>
        <w:tab w:val="left" w:pos="907"/>
        <w:tab w:val="left" w:pos="1021"/>
      </w:tabs>
      <w:spacing w:before="80" w:after="180" w:line="240" w:lineRule="auto"/>
    </w:pPr>
    <w:rPr>
      <w:rFonts w:ascii="Palatino Linotype" w:eastAsia="PMingLiU" w:hAnsi="Palatino Linotype" w:cs="Times New Roman"/>
      <w:sz w:val="16"/>
      <w:szCs w:val="24"/>
      <w:lang w:val="en-GB" w:eastAsia="de-AT"/>
    </w:rPr>
  </w:style>
  <w:style w:type="paragraph" w:customStyle="1" w:styleId="tabcaption">
    <w:name w:val="tabcaption"/>
    <w:basedOn w:val="Normal"/>
    <w:rsid w:val="00144337"/>
    <w:pPr>
      <w:numPr>
        <w:numId w:val="3"/>
      </w:numPr>
      <w:tabs>
        <w:tab w:val="left" w:pos="652"/>
        <w:tab w:val="left" w:pos="737"/>
        <w:tab w:val="left" w:pos="822"/>
      </w:tabs>
      <w:spacing w:before="80" w:after="180" w:line="240" w:lineRule="auto"/>
    </w:pPr>
    <w:rPr>
      <w:rFonts w:ascii="Palatino Linotype" w:eastAsia="Times New Roman" w:hAnsi="Palatino Linotype" w:cs="Times New Roman"/>
      <w:sz w:val="16"/>
      <w:szCs w:val="20"/>
      <w:lang w:val="en-GB" w:eastAsia="de-AT"/>
    </w:rPr>
  </w:style>
  <w:style w:type="paragraph" w:customStyle="1" w:styleId="Authorname">
    <w:name w:val="Author name"/>
    <w:basedOn w:val="Normal"/>
    <w:rsid w:val="00F700E6"/>
    <w:pPr>
      <w:spacing w:before="360" w:after="180" w:line="240" w:lineRule="auto"/>
      <w:contextualSpacing/>
    </w:pPr>
    <w:rPr>
      <w:rFonts w:ascii="Arial" w:eastAsia="PMingLiU" w:hAnsi="Arial" w:cs="Times New Roman"/>
      <w:lang w:val="en-GB" w:eastAsia="de-AT"/>
    </w:rPr>
  </w:style>
  <w:style w:type="paragraph" w:customStyle="1" w:styleId="Affiliation">
    <w:name w:val="Affiliation"/>
    <w:basedOn w:val="Normal"/>
    <w:rsid w:val="00027B32"/>
    <w:pPr>
      <w:suppressAutoHyphens/>
      <w:spacing w:before="160" w:after="600" w:line="240" w:lineRule="auto"/>
      <w:contextualSpacing/>
    </w:pPr>
    <w:rPr>
      <w:rFonts w:ascii="Palatino Linotype" w:eastAsia="PMingLiU" w:hAnsi="Palatino Linotype" w:cs="Times New Roman"/>
      <w:sz w:val="18"/>
      <w:szCs w:val="24"/>
      <w:lang w:val="en-GB" w:eastAsia="de-AT"/>
    </w:rPr>
  </w:style>
  <w:style w:type="paragraph" w:customStyle="1" w:styleId="bullets">
    <w:name w:val="bullets"/>
    <w:basedOn w:val="Normal"/>
    <w:rsid w:val="00144337"/>
    <w:pPr>
      <w:numPr>
        <w:numId w:val="4"/>
      </w:numPr>
      <w:autoSpaceDE w:val="0"/>
      <w:autoSpaceDN w:val="0"/>
      <w:adjustRightInd w:val="0"/>
      <w:spacing w:after="0" w:line="240" w:lineRule="auto"/>
      <w:ind w:left="357" w:hanging="357"/>
    </w:pPr>
    <w:rPr>
      <w:rFonts w:ascii="Palatino Linotype" w:eastAsia="PMingLiU" w:hAnsi="Palatino Linotype" w:cs="Times New Roman"/>
      <w:sz w:val="18"/>
      <w:szCs w:val="18"/>
      <w:lang w:val="en-GB" w:eastAsia="de-AT"/>
    </w:rPr>
  </w:style>
  <w:style w:type="paragraph" w:customStyle="1" w:styleId="dash">
    <w:name w:val="dash"/>
    <w:basedOn w:val="Normal"/>
    <w:rsid w:val="00144337"/>
    <w:pPr>
      <w:numPr>
        <w:numId w:val="5"/>
      </w:numPr>
      <w:spacing w:after="0" w:line="240" w:lineRule="auto"/>
      <w:ind w:left="357" w:hanging="357"/>
    </w:pPr>
    <w:rPr>
      <w:rFonts w:ascii="Palatino Linotype" w:eastAsia="PMingLiU" w:hAnsi="Palatino Linotype" w:cs="Times New Roman"/>
      <w:sz w:val="18"/>
      <w:szCs w:val="24"/>
      <w:lang w:val="en-GB" w:eastAsia="de-AT"/>
    </w:rPr>
  </w:style>
  <w:style w:type="paragraph" w:customStyle="1" w:styleId="numbering1">
    <w:name w:val="numbering 1"/>
    <w:basedOn w:val="Normal"/>
    <w:rsid w:val="003307E2"/>
    <w:pPr>
      <w:numPr>
        <w:numId w:val="6"/>
      </w:numPr>
      <w:spacing w:after="0" w:line="240" w:lineRule="auto"/>
    </w:pPr>
    <w:rPr>
      <w:rFonts w:ascii="Palatino Linotype" w:eastAsia="PMingLiU" w:hAnsi="Palatino Linotype" w:cs="Times New Roman"/>
      <w:sz w:val="18"/>
      <w:szCs w:val="24"/>
      <w:lang w:val="en-GB" w:eastAsia="de-AT"/>
    </w:rPr>
  </w:style>
  <w:style w:type="paragraph" w:customStyle="1" w:styleId="numberingi">
    <w:name w:val="numbering i"/>
    <w:basedOn w:val="Normal"/>
    <w:rsid w:val="008B1C76"/>
    <w:pPr>
      <w:numPr>
        <w:numId w:val="7"/>
      </w:numPr>
      <w:suppressAutoHyphens/>
      <w:spacing w:after="0" w:line="240" w:lineRule="auto"/>
    </w:pPr>
    <w:rPr>
      <w:rFonts w:ascii="Palatino Linotype" w:eastAsia="DFKai-SB" w:hAnsi="Palatino Linotype" w:cs="Times New Roman"/>
      <w:color w:val="000000"/>
      <w:sz w:val="18"/>
      <w:szCs w:val="18"/>
      <w:lang w:val="en-GB" w:eastAsia="zh-TW"/>
    </w:rPr>
  </w:style>
  <w:style w:type="paragraph" w:customStyle="1" w:styleId="numberinga">
    <w:name w:val="numbering a"/>
    <w:basedOn w:val="Normal"/>
    <w:rsid w:val="008B1C76"/>
    <w:pPr>
      <w:numPr>
        <w:numId w:val="9"/>
      </w:numPr>
      <w:spacing w:after="0" w:line="240" w:lineRule="auto"/>
    </w:pPr>
    <w:rPr>
      <w:rFonts w:ascii="Palatino Linotype" w:eastAsia="PMingLiU" w:hAnsi="Palatino Linotype" w:cs="Times New Roman"/>
      <w:sz w:val="18"/>
      <w:szCs w:val="24"/>
      <w:lang w:val="en-GB" w:eastAsia="de-AT"/>
    </w:rPr>
  </w:style>
  <w:style w:type="paragraph" w:customStyle="1" w:styleId="tbltext">
    <w:name w:val="tbltext"/>
    <w:basedOn w:val="Normal"/>
    <w:rsid w:val="00B03D27"/>
    <w:pPr>
      <w:spacing w:after="0" w:line="240" w:lineRule="auto"/>
    </w:pPr>
    <w:rPr>
      <w:rFonts w:ascii="Arial" w:eastAsia="Times New Roman" w:hAnsi="Arial" w:cs="Times New Roman"/>
      <w:sz w:val="16"/>
      <w:szCs w:val="20"/>
      <w:lang w:val="en-GB" w:eastAsia="de-AT"/>
    </w:rPr>
  </w:style>
  <w:style w:type="paragraph" w:customStyle="1" w:styleId="steps">
    <w:name w:val="steps"/>
    <w:basedOn w:val="Normal"/>
    <w:rsid w:val="008B1C76"/>
    <w:pPr>
      <w:numPr>
        <w:numId w:val="10"/>
      </w:numPr>
      <w:spacing w:after="0" w:line="240" w:lineRule="auto"/>
    </w:pPr>
    <w:rPr>
      <w:rFonts w:ascii="Palatino Linotype" w:eastAsia="PMingLiU" w:hAnsi="Palatino Linotype" w:cs="Times New Roman"/>
      <w:sz w:val="18"/>
      <w:szCs w:val="24"/>
      <w:lang w:val="en-GB" w:eastAsia="de-AT"/>
    </w:rPr>
  </w:style>
  <w:style w:type="paragraph" w:customStyle="1" w:styleId="Quotes">
    <w:name w:val="Quotes"/>
    <w:basedOn w:val="Normal"/>
    <w:rsid w:val="008B1C76"/>
    <w:pPr>
      <w:spacing w:before="120" w:after="120" w:line="240" w:lineRule="auto"/>
      <w:ind w:left="357"/>
    </w:pPr>
    <w:rPr>
      <w:rFonts w:ascii="Palatino Linotype" w:eastAsia="PMingLiU" w:hAnsi="Palatino Linotype" w:cs="Times New Roman"/>
      <w:i/>
      <w:iCs/>
      <w:sz w:val="18"/>
      <w:szCs w:val="24"/>
      <w:lang w:val="en-GB" w:eastAsia="de-AT"/>
    </w:rPr>
  </w:style>
  <w:style w:type="paragraph" w:customStyle="1" w:styleId="equations">
    <w:name w:val="equations"/>
    <w:basedOn w:val="Normal"/>
    <w:next w:val="paragraph"/>
    <w:rsid w:val="008B1C76"/>
    <w:pPr>
      <w:tabs>
        <w:tab w:val="center" w:pos="3686"/>
        <w:tab w:val="right" w:pos="7371"/>
      </w:tabs>
      <w:autoSpaceDE w:val="0"/>
      <w:autoSpaceDN w:val="0"/>
      <w:adjustRightInd w:val="0"/>
      <w:spacing w:before="180" w:after="120" w:line="240" w:lineRule="auto"/>
      <w:ind w:left="147"/>
      <w:jc w:val="center"/>
    </w:pPr>
    <w:rPr>
      <w:rFonts w:ascii="Palatino Linotype" w:eastAsia="PMingLiU" w:hAnsi="Palatino Linotype" w:cs="Times New Roman"/>
      <w:sz w:val="18"/>
      <w:szCs w:val="18"/>
      <w:lang w:val="en-GB" w:eastAsia="de-AT"/>
    </w:rPr>
  </w:style>
  <w:style w:type="paragraph" w:customStyle="1" w:styleId="ChapterTitle">
    <w:name w:val="ChapterTitle"/>
    <w:basedOn w:val="Normal"/>
    <w:next w:val="Normal"/>
    <w:rsid w:val="00B03D27"/>
    <w:pPr>
      <w:spacing w:before="360" w:after="600" w:line="288" w:lineRule="auto"/>
    </w:pPr>
    <w:rPr>
      <w:rFonts w:ascii="Arial Black" w:eastAsia="PMingLiU" w:hAnsi="Arial Black" w:cs="Times New Roman"/>
      <w:b/>
      <w:sz w:val="32"/>
      <w:szCs w:val="24"/>
      <w:lang w:eastAsia="de-AT"/>
    </w:rPr>
  </w:style>
  <w:style w:type="paragraph" w:styleId="ListParagraph">
    <w:name w:val="List Paragraph"/>
    <w:basedOn w:val="Normal"/>
    <w:uiPriority w:val="34"/>
    <w:qFormat/>
    <w:rsid w:val="00ED05C6"/>
    <w:pPr>
      <w:ind w:left="720"/>
      <w:contextualSpacing/>
    </w:pPr>
  </w:style>
  <w:style w:type="paragraph" w:customStyle="1" w:styleId="refs">
    <w:name w:val="refs"/>
    <w:basedOn w:val="Normal"/>
    <w:rsid w:val="009F3870"/>
    <w:pPr>
      <w:numPr>
        <w:numId w:val="12"/>
      </w:numPr>
      <w:tabs>
        <w:tab w:val="left" w:pos="459"/>
      </w:tabs>
      <w:autoSpaceDE w:val="0"/>
      <w:autoSpaceDN w:val="0"/>
      <w:adjustRightInd w:val="0"/>
      <w:spacing w:after="0" w:line="240" w:lineRule="auto"/>
    </w:pPr>
    <w:rPr>
      <w:rFonts w:ascii="Palatino Linotype" w:eastAsia="PMingLiU" w:hAnsi="Palatino Linotype" w:cs="Times New Roman"/>
      <w:sz w:val="18"/>
      <w:szCs w:val="18"/>
      <w:lang w:val="en-GB" w:eastAsia="de-AT"/>
    </w:rPr>
  </w:style>
  <w:style w:type="paragraph" w:customStyle="1" w:styleId="Figures">
    <w:name w:val="Figures"/>
    <w:basedOn w:val="Normal"/>
    <w:rsid w:val="001A0FC9"/>
    <w:pPr>
      <w:spacing w:before="180" w:after="0" w:line="240" w:lineRule="auto"/>
      <w:jc w:val="center"/>
    </w:pPr>
    <w:rPr>
      <w:rFonts w:ascii="Palatino Linotype" w:eastAsia="PMingLiU" w:hAnsi="Palatino Linotype" w:cs="Times New Roman"/>
      <w:sz w:val="18"/>
      <w:szCs w:val="24"/>
      <w:lang w:eastAsia="de-AT"/>
    </w:rPr>
  </w:style>
  <w:style w:type="character" w:styleId="Hyperlink">
    <w:name w:val="Hyperlink"/>
    <w:basedOn w:val="DefaultParagraphFont"/>
    <w:uiPriority w:val="99"/>
    <w:unhideWhenUsed/>
    <w:rsid w:val="0006122B"/>
    <w:rPr>
      <w:color w:val="0000FF" w:themeColor="hyperlink"/>
      <w:u w:val="single"/>
    </w:rPr>
  </w:style>
  <w:style w:type="table" w:styleId="TableGrid">
    <w:name w:val="Table Grid"/>
    <w:basedOn w:val="TableNormal"/>
    <w:uiPriority w:val="59"/>
    <w:rsid w:val="00A679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ibliography">
    <w:name w:val="Bibliography"/>
    <w:basedOn w:val="Normal"/>
    <w:next w:val="Normal"/>
    <w:uiPriority w:val="37"/>
    <w:unhideWhenUsed/>
    <w:rsid w:val="009F2E22"/>
  </w:style>
  <w:style w:type="paragraph" w:styleId="BalloonText">
    <w:name w:val="Balloon Text"/>
    <w:basedOn w:val="Normal"/>
    <w:link w:val="BalloonTextChar"/>
    <w:uiPriority w:val="99"/>
    <w:semiHidden/>
    <w:unhideWhenUsed/>
    <w:rsid w:val="007110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0C1"/>
    <w:rPr>
      <w:rFonts w:ascii="Tahoma" w:hAnsi="Tahoma" w:cs="Tahoma"/>
      <w:sz w:val="16"/>
      <w:szCs w:val="16"/>
    </w:rPr>
  </w:style>
  <w:style w:type="character" w:customStyle="1" w:styleId="Heading1Char">
    <w:name w:val="Heading 1 Char"/>
    <w:basedOn w:val="DefaultParagraphFont"/>
    <w:link w:val="Heading1"/>
    <w:uiPriority w:val="9"/>
    <w:rsid w:val="00C54F4F"/>
    <w:rPr>
      <w:rFonts w:asciiTheme="majorHAnsi" w:eastAsiaTheme="majorEastAsia" w:hAnsiTheme="majorHAnsi" w:cstheme="majorBidi"/>
      <w:b/>
      <w:bCs/>
      <w:color w:val="365F91" w:themeColor="accent1" w:themeShade="BF"/>
      <w:sz w:val="28"/>
      <w:szCs w:val="28"/>
    </w:rPr>
  </w:style>
  <w:style w:type="paragraph" w:customStyle="1" w:styleId="H5">
    <w:name w:val="H5+"/>
    <w:basedOn w:val="H4"/>
    <w:next w:val="paragraph"/>
    <w:qFormat/>
    <w:rsid w:val="009358D6"/>
    <w:pPr>
      <w:numPr>
        <w:ilvl w:val="4"/>
      </w:numPr>
    </w:pPr>
  </w:style>
  <w:style w:type="numbering" w:customStyle="1" w:styleId="Headings">
    <w:name w:val="Headings"/>
    <w:uiPriority w:val="99"/>
    <w:rsid w:val="009358D6"/>
    <w:pPr>
      <w:numPr>
        <w:numId w:val="27"/>
      </w:numPr>
    </w:pPr>
  </w:style>
  <w:style w:type="paragraph" w:customStyle="1" w:styleId="footnotes">
    <w:name w:val="footnotes"/>
    <w:basedOn w:val="paragraph"/>
    <w:rsid w:val="009256E4"/>
    <w:pPr>
      <w:spacing w:before="0" w:after="0"/>
    </w:pPr>
    <w:rPr>
      <w:sz w:val="14"/>
    </w:rPr>
  </w:style>
  <w:style w:type="character" w:styleId="PlaceholderText">
    <w:name w:val="Placeholder Text"/>
    <w:basedOn w:val="DefaultParagraphFont"/>
    <w:uiPriority w:val="99"/>
    <w:semiHidden/>
    <w:rsid w:val="00701CA9"/>
    <w:rPr>
      <w:color w:val="808080"/>
    </w:rPr>
  </w:style>
  <w:style w:type="paragraph" w:styleId="Header">
    <w:name w:val="header"/>
    <w:basedOn w:val="Normal"/>
    <w:link w:val="HeaderChar"/>
    <w:uiPriority w:val="99"/>
    <w:semiHidden/>
    <w:unhideWhenUsed/>
    <w:rsid w:val="00DA7F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7FED"/>
  </w:style>
  <w:style w:type="paragraph" w:styleId="Footer">
    <w:name w:val="footer"/>
    <w:basedOn w:val="Normal"/>
    <w:link w:val="FooterChar"/>
    <w:uiPriority w:val="99"/>
    <w:semiHidden/>
    <w:unhideWhenUsed/>
    <w:rsid w:val="00DA7F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7FED"/>
  </w:style>
  <w:style w:type="paragraph" w:styleId="FootnoteText">
    <w:name w:val="footnote text"/>
    <w:basedOn w:val="Normal"/>
    <w:link w:val="FootnoteTextChar"/>
    <w:uiPriority w:val="99"/>
    <w:semiHidden/>
    <w:unhideWhenUsed/>
    <w:rsid w:val="00FD20A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20AD"/>
    <w:rPr>
      <w:sz w:val="20"/>
      <w:szCs w:val="20"/>
    </w:rPr>
  </w:style>
  <w:style w:type="character" w:styleId="FootnoteReference">
    <w:name w:val="footnote reference"/>
    <w:basedOn w:val="DefaultParagraphFont"/>
    <w:uiPriority w:val="99"/>
    <w:semiHidden/>
    <w:unhideWhenUsed/>
    <w:rsid w:val="00FD20AD"/>
    <w:rPr>
      <w:vertAlign w:val="superscript"/>
    </w:rPr>
  </w:style>
  <w:style w:type="paragraph" w:customStyle="1" w:styleId="preformat">
    <w:name w:val="preformat"/>
    <w:basedOn w:val="paragraph"/>
    <w:rsid w:val="007D2EEC"/>
    <w:pPr>
      <w:tabs>
        <w:tab w:val="left" w:pos="284"/>
        <w:tab w:val="left" w:pos="567"/>
        <w:tab w:val="left" w:pos="851"/>
        <w:tab w:val="left" w:pos="1134"/>
        <w:tab w:val="left" w:pos="1418"/>
        <w:tab w:val="left" w:pos="1701"/>
        <w:tab w:val="left" w:pos="1985"/>
        <w:tab w:val="left" w:pos="2268"/>
      </w:tabs>
      <w:spacing w:before="40" w:after="40"/>
    </w:pPr>
    <w:rPr>
      <w:rFonts w:ascii="Courier New" w:hAnsi="Courier New"/>
      <w:sz w:val="16"/>
    </w:rPr>
  </w:style>
  <w:style w:type="paragraph" w:customStyle="1" w:styleId="tables">
    <w:name w:val="tables"/>
    <w:basedOn w:val="Figures"/>
    <w:rsid w:val="00D77076"/>
  </w:style>
  <w:style w:type="paragraph" w:customStyle="1" w:styleId="centered">
    <w:name w:val="centered"/>
    <w:basedOn w:val="equations"/>
    <w:rsid w:val="002B1600"/>
  </w:style>
  <w:style w:type="paragraph" w:customStyle="1" w:styleId="Kewords">
    <w:name w:val="Kewords"/>
    <w:basedOn w:val="paragraph"/>
    <w:rsid w:val="00027B32"/>
    <w:pPr>
      <w:spacing w:after="1200"/>
    </w:pPr>
    <w:rPr>
      <w:b/>
    </w:rPr>
  </w:style>
  <w:style w:type="character" w:customStyle="1" w:styleId="apple-converted-space">
    <w:name w:val="apple-converted-space"/>
    <w:basedOn w:val="DefaultParagraphFont"/>
    <w:rsid w:val="007C08F0"/>
  </w:style>
  <w:style w:type="paragraph" w:styleId="Caption">
    <w:name w:val="caption"/>
    <w:basedOn w:val="Normal"/>
    <w:next w:val="Normal"/>
    <w:uiPriority w:val="35"/>
    <w:unhideWhenUsed/>
    <w:qFormat/>
    <w:rsid w:val="00B248DC"/>
    <w:pPr>
      <w:spacing w:line="240" w:lineRule="auto"/>
    </w:pPr>
    <w:rPr>
      <w:b/>
      <w:bCs/>
      <w:color w:val="4F81BD" w:themeColor="accent1"/>
      <w:sz w:val="18"/>
      <w:szCs w:val="18"/>
    </w:rPr>
  </w:style>
  <w:style w:type="paragraph" w:styleId="NormalWeb">
    <w:name w:val="Normal (Web)"/>
    <w:basedOn w:val="Normal"/>
    <w:uiPriority w:val="99"/>
    <w:semiHidden/>
    <w:unhideWhenUsed/>
    <w:rsid w:val="00AA02EA"/>
    <w:pPr>
      <w:spacing w:before="100" w:beforeAutospacing="1" w:after="100" w:afterAutospacing="1" w:line="240" w:lineRule="auto"/>
    </w:pPr>
    <w:rPr>
      <w:rFonts w:ascii="Times" w:hAnsi="Times" w:cs="Times New Roman"/>
      <w:sz w:val="20"/>
      <w:szCs w:val="20"/>
    </w:rPr>
  </w:style>
  <w:style w:type="paragraph" w:customStyle="1" w:styleId="normal0">
    <w:name w:val="normal"/>
    <w:rsid w:val="00B104DA"/>
    <w:pPr>
      <w:widowControl w:val="0"/>
    </w:pPr>
    <w:rPr>
      <w:rFonts w:ascii="Calibri" w:eastAsia="Calibri" w:hAnsi="Calibri" w:cs="Calibri"/>
      <w:color w:val="000000"/>
    </w:rPr>
  </w:style>
  <w:style w:type="character" w:styleId="CommentReference">
    <w:name w:val="annotation reference"/>
    <w:basedOn w:val="DefaultParagraphFont"/>
    <w:uiPriority w:val="99"/>
    <w:semiHidden/>
    <w:unhideWhenUsed/>
    <w:rsid w:val="00A0386B"/>
    <w:rPr>
      <w:sz w:val="18"/>
      <w:szCs w:val="18"/>
    </w:rPr>
  </w:style>
  <w:style w:type="paragraph" w:styleId="CommentText">
    <w:name w:val="annotation text"/>
    <w:basedOn w:val="Normal"/>
    <w:link w:val="CommentTextChar"/>
    <w:uiPriority w:val="99"/>
    <w:semiHidden/>
    <w:unhideWhenUsed/>
    <w:rsid w:val="00A0386B"/>
    <w:pPr>
      <w:spacing w:line="240" w:lineRule="auto"/>
    </w:pPr>
    <w:rPr>
      <w:sz w:val="24"/>
      <w:szCs w:val="24"/>
    </w:rPr>
  </w:style>
  <w:style w:type="character" w:customStyle="1" w:styleId="CommentTextChar">
    <w:name w:val="Comment Text Char"/>
    <w:basedOn w:val="DefaultParagraphFont"/>
    <w:link w:val="CommentText"/>
    <w:uiPriority w:val="99"/>
    <w:semiHidden/>
    <w:rsid w:val="00A0386B"/>
    <w:rPr>
      <w:sz w:val="24"/>
      <w:szCs w:val="24"/>
    </w:rPr>
  </w:style>
  <w:style w:type="paragraph" w:styleId="CommentSubject">
    <w:name w:val="annotation subject"/>
    <w:basedOn w:val="CommentText"/>
    <w:next w:val="CommentText"/>
    <w:link w:val="CommentSubjectChar"/>
    <w:uiPriority w:val="99"/>
    <w:semiHidden/>
    <w:unhideWhenUsed/>
    <w:rsid w:val="00A0386B"/>
    <w:rPr>
      <w:b/>
      <w:bCs/>
      <w:sz w:val="20"/>
      <w:szCs w:val="20"/>
    </w:rPr>
  </w:style>
  <w:style w:type="character" w:customStyle="1" w:styleId="CommentSubjectChar">
    <w:name w:val="Comment Subject Char"/>
    <w:basedOn w:val="CommentTextChar"/>
    <w:link w:val="CommentSubject"/>
    <w:uiPriority w:val="99"/>
    <w:semiHidden/>
    <w:rsid w:val="00A0386B"/>
    <w:rPr>
      <w:b/>
      <w:bCs/>
      <w:sz w:val="20"/>
      <w:szCs w:val="20"/>
    </w:rPr>
  </w:style>
  <w:style w:type="paragraph" w:customStyle="1" w:styleId="EndNoteBibliographyTitle">
    <w:name w:val="EndNote Bibliography Title"/>
    <w:basedOn w:val="Normal"/>
    <w:rsid w:val="00C51389"/>
    <w:pPr>
      <w:spacing w:after="0"/>
      <w:jc w:val="center"/>
    </w:pPr>
    <w:rPr>
      <w:rFonts w:ascii="Palatino Linotype" w:hAnsi="Palatino Linotype"/>
      <w:sz w:val="18"/>
    </w:rPr>
  </w:style>
  <w:style w:type="paragraph" w:customStyle="1" w:styleId="EndNoteBibliography">
    <w:name w:val="EndNote Bibliography"/>
    <w:basedOn w:val="Normal"/>
    <w:rsid w:val="00C51389"/>
    <w:pPr>
      <w:spacing w:line="240" w:lineRule="auto"/>
    </w:pPr>
    <w:rPr>
      <w:rFonts w:ascii="Palatino Linotype" w:hAnsi="Palatino Linotyp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lsdException w:name="heading 1" w:semiHidden="0" w:uiPriority="9" w:unhideWhenUsed="0"/>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F25467"/>
  </w:style>
  <w:style w:type="paragraph" w:styleId="Heading1">
    <w:name w:val="heading 1"/>
    <w:basedOn w:val="Normal"/>
    <w:next w:val="Normal"/>
    <w:link w:val="Heading1Char"/>
    <w:uiPriority w:val="9"/>
    <w:rsid w:val="00C54F4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paragraph"/>
    <w:link w:val="H1Char"/>
    <w:qFormat/>
    <w:rsid w:val="009358D6"/>
    <w:pPr>
      <w:numPr>
        <w:numId w:val="27"/>
      </w:numPr>
      <w:tabs>
        <w:tab w:val="left" w:pos="227"/>
      </w:tabs>
      <w:autoSpaceDE w:val="0"/>
      <w:autoSpaceDN w:val="0"/>
      <w:adjustRightInd w:val="0"/>
      <w:spacing w:before="360" w:after="240" w:line="240" w:lineRule="auto"/>
    </w:pPr>
    <w:rPr>
      <w:rFonts w:ascii="Palatino Linotype" w:eastAsia="PMingLiU" w:hAnsi="Palatino Linotype" w:cs="Times New Roman"/>
      <w:b/>
      <w:bCs/>
      <w:szCs w:val="20"/>
      <w:lang w:val="en-GB" w:eastAsia="de-AT"/>
    </w:rPr>
  </w:style>
  <w:style w:type="character" w:customStyle="1" w:styleId="H1Char">
    <w:name w:val="H1 Char"/>
    <w:link w:val="H1"/>
    <w:locked/>
    <w:rsid w:val="009358D6"/>
    <w:rPr>
      <w:rFonts w:ascii="Palatino Linotype" w:eastAsia="PMingLiU" w:hAnsi="Palatino Linotype" w:cs="Times New Roman"/>
      <w:b/>
      <w:bCs/>
      <w:szCs w:val="20"/>
      <w:lang w:val="en-GB" w:eastAsia="de-AT"/>
    </w:rPr>
  </w:style>
  <w:style w:type="paragraph" w:customStyle="1" w:styleId="H2">
    <w:name w:val="H2"/>
    <w:basedOn w:val="Normal"/>
    <w:next w:val="paragraph"/>
    <w:qFormat/>
    <w:rsid w:val="009358D6"/>
    <w:pPr>
      <w:numPr>
        <w:ilvl w:val="1"/>
        <w:numId w:val="27"/>
      </w:numPr>
      <w:autoSpaceDE w:val="0"/>
      <w:autoSpaceDN w:val="0"/>
      <w:adjustRightInd w:val="0"/>
      <w:spacing w:before="280" w:after="240" w:line="240" w:lineRule="auto"/>
    </w:pPr>
    <w:rPr>
      <w:rFonts w:ascii="Palatino Linotype" w:eastAsia="PMingLiU" w:hAnsi="Palatino Linotype" w:cs="Times New Roman"/>
      <w:b/>
      <w:bCs/>
      <w:sz w:val="20"/>
      <w:szCs w:val="20"/>
      <w:lang w:val="en-GB" w:eastAsia="de-AT"/>
    </w:rPr>
  </w:style>
  <w:style w:type="paragraph" w:customStyle="1" w:styleId="H3">
    <w:name w:val="H3"/>
    <w:basedOn w:val="H2"/>
    <w:next w:val="paragraph"/>
    <w:qFormat/>
    <w:rsid w:val="009358D6"/>
    <w:pPr>
      <w:numPr>
        <w:ilvl w:val="2"/>
      </w:numPr>
    </w:pPr>
    <w:rPr>
      <w:b w:val="0"/>
      <w:i/>
      <w:lang w:eastAsia="en-US"/>
    </w:rPr>
  </w:style>
  <w:style w:type="paragraph" w:customStyle="1" w:styleId="H4">
    <w:name w:val="H4"/>
    <w:basedOn w:val="Normal"/>
    <w:next w:val="paragraph"/>
    <w:qFormat/>
    <w:rsid w:val="009358D6"/>
    <w:pPr>
      <w:numPr>
        <w:ilvl w:val="3"/>
        <w:numId w:val="27"/>
      </w:numPr>
      <w:spacing w:before="120" w:after="120" w:line="240" w:lineRule="auto"/>
    </w:pPr>
    <w:rPr>
      <w:rFonts w:ascii="Palatino Linotype" w:eastAsia="Times New Roman" w:hAnsi="Palatino Linotype" w:cs="Times New Roman"/>
      <w:i/>
      <w:iCs/>
      <w:sz w:val="18"/>
      <w:szCs w:val="20"/>
      <w:lang w:val="en-GB" w:eastAsia="de-AT"/>
    </w:rPr>
  </w:style>
  <w:style w:type="paragraph" w:customStyle="1" w:styleId="paragraph">
    <w:name w:val="paragraph"/>
    <w:basedOn w:val="Normal"/>
    <w:qFormat/>
    <w:rsid w:val="008C5FD9"/>
    <w:pPr>
      <w:spacing w:before="120" w:after="120" w:line="240" w:lineRule="auto"/>
    </w:pPr>
    <w:rPr>
      <w:rFonts w:ascii="Palatino Linotype" w:eastAsia="Times New Roman" w:hAnsi="Palatino Linotype" w:cs="Times New Roman"/>
      <w:sz w:val="18"/>
      <w:szCs w:val="20"/>
      <w:lang w:val="en-GB" w:eastAsia="de-AT"/>
    </w:rPr>
  </w:style>
  <w:style w:type="paragraph" w:customStyle="1" w:styleId="figcaption">
    <w:name w:val="figcaption"/>
    <w:basedOn w:val="Normal"/>
    <w:next w:val="paragraph"/>
    <w:rsid w:val="00795B9A"/>
    <w:pPr>
      <w:numPr>
        <w:numId w:val="1"/>
      </w:numPr>
      <w:tabs>
        <w:tab w:val="left" w:pos="703"/>
        <w:tab w:val="left" w:pos="794"/>
        <w:tab w:val="left" w:pos="879"/>
      </w:tabs>
      <w:autoSpaceDE w:val="0"/>
      <w:autoSpaceDN w:val="0"/>
      <w:adjustRightInd w:val="0"/>
      <w:spacing w:before="80" w:after="180" w:line="240" w:lineRule="auto"/>
    </w:pPr>
    <w:rPr>
      <w:rFonts w:ascii="Palatino Linotype" w:eastAsia="PMingLiU" w:hAnsi="Palatino Linotype" w:cs="Times New Roman"/>
      <w:sz w:val="16"/>
      <w:szCs w:val="18"/>
      <w:lang w:val="en-GB" w:eastAsia="de-AT"/>
    </w:rPr>
  </w:style>
  <w:style w:type="paragraph" w:customStyle="1" w:styleId="schemecaption">
    <w:name w:val="schemecaption"/>
    <w:basedOn w:val="Normal"/>
    <w:rsid w:val="009A7ED5"/>
    <w:pPr>
      <w:numPr>
        <w:numId w:val="2"/>
      </w:numPr>
      <w:tabs>
        <w:tab w:val="left" w:pos="907"/>
        <w:tab w:val="left" w:pos="1021"/>
      </w:tabs>
      <w:spacing w:before="80" w:after="180" w:line="240" w:lineRule="auto"/>
    </w:pPr>
    <w:rPr>
      <w:rFonts w:ascii="Palatino Linotype" w:eastAsia="PMingLiU" w:hAnsi="Palatino Linotype" w:cs="Times New Roman"/>
      <w:sz w:val="16"/>
      <w:szCs w:val="24"/>
      <w:lang w:val="en-GB" w:eastAsia="de-AT"/>
    </w:rPr>
  </w:style>
  <w:style w:type="paragraph" w:customStyle="1" w:styleId="tabcaption">
    <w:name w:val="tabcaption"/>
    <w:basedOn w:val="Normal"/>
    <w:rsid w:val="00144337"/>
    <w:pPr>
      <w:numPr>
        <w:numId w:val="3"/>
      </w:numPr>
      <w:tabs>
        <w:tab w:val="left" w:pos="652"/>
        <w:tab w:val="left" w:pos="737"/>
        <w:tab w:val="left" w:pos="822"/>
      </w:tabs>
      <w:spacing w:before="80" w:after="180" w:line="240" w:lineRule="auto"/>
    </w:pPr>
    <w:rPr>
      <w:rFonts w:ascii="Palatino Linotype" w:eastAsia="Times New Roman" w:hAnsi="Palatino Linotype" w:cs="Times New Roman"/>
      <w:sz w:val="16"/>
      <w:szCs w:val="20"/>
      <w:lang w:val="en-GB" w:eastAsia="de-AT"/>
    </w:rPr>
  </w:style>
  <w:style w:type="paragraph" w:customStyle="1" w:styleId="Authorname">
    <w:name w:val="Author name"/>
    <w:basedOn w:val="Normal"/>
    <w:rsid w:val="00F700E6"/>
    <w:pPr>
      <w:spacing w:before="360" w:after="180" w:line="240" w:lineRule="auto"/>
      <w:contextualSpacing/>
    </w:pPr>
    <w:rPr>
      <w:rFonts w:ascii="Arial" w:eastAsia="PMingLiU" w:hAnsi="Arial" w:cs="Times New Roman"/>
      <w:lang w:val="en-GB" w:eastAsia="de-AT"/>
    </w:rPr>
  </w:style>
  <w:style w:type="paragraph" w:customStyle="1" w:styleId="Affiliation">
    <w:name w:val="Affiliation"/>
    <w:basedOn w:val="Normal"/>
    <w:rsid w:val="00027B32"/>
    <w:pPr>
      <w:suppressAutoHyphens/>
      <w:spacing w:before="160" w:after="600" w:line="240" w:lineRule="auto"/>
      <w:contextualSpacing/>
    </w:pPr>
    <w:rPr>
      <w:rFonts w:ascii="Palatino Linotype" w:eastAsia="PMingLiU" w:hAnsi="Palatino Linotype" w:cs="Times New Roman"/>
      <w:sz w:val="18"/>
      <w:szCs w:val="24"/>
      <w:lang w:val="en-GB" w:eastAsia="de-AT"/>
    </w:rPr>
  </w:style>
  <w:style w:type="paragraph" w:customStyle="1" w:styleId="bullets">
    <w:name w:val="bullets"/>
    <w:basedOn w:val="Normal"/>
    <w:rsid w:val="00144337"/>
    <w:pPr>
      <w:numPr>
        <w:numId w:val="4"/>
      </w:numPr>
      <w:autoSpaceDE w:val="0"/>
      <w:autoSpaceDN w:val="0"/>
      <w:adjustRightInd w:val="0"/>
      <w:spacing w:after="0" w:line="240" w:lineRule="auto"/>
      <w:ind w:left="357" w:hanging="357"/>
    </w:pPr>
    <w:rPr>
      <w:rFonts w:ascii="Palatino Linotype" w:eastAsia="PMingLiU" w:hAnsi="Palatino Linotype" w:cs="Times New Roman"/>
      <w:sz w:val="18"/>
      <w:szCs w:val="18"/>
      <w:lang w:val="en-GB" w:eastAsia="de-AT"/>
    </w:rPr>
  </w:style>
  <w:style w:type="paragraph" w:customStyle="1" w:styleId="dash">
    <w:name w:val="dash"/>
    <w:basedOn w:val="Normal"/>
    <w:rsid w:val="00144337"/>
    <w:pPr>
      <w:numPr>
        <w:numId w:val="5"/>
      </w:numPr>
      <w:spacing w:after="0" w:line="240" w:lineRule="auto"/>
      <w:ind w:left="357" w:hanging="357"/>
    </w:pPr>
    <w:rPr>
      <w:rFonts w:ascii="Palatino Linotype" w:eastAsia="PMingLiU" w:hAnsi="Palatino Linotype" w:cs="Times New Roman"/>
      <w:sz w:val="18"/>
      <w:szCs w:val="24"/>
      <w:lang w:val="en-GB" w:eastAsia="de-AT"/>
    </w:rPr>
  </w:style>
  <w:style w:type="paragraph" w:customStyle="1" w:styleId="numbering1">
    <w:name w:val="numbering 1"/>
    <w:basedOn w:val="Normal"/>
    <w:rsid w:val="003307E2"/>
    <w:pPr>
      <w:numPr>
        <w:numId w:val="6"/>
      </w:numPr>
      <w:spacing w:after="0" w:line="240" w:lineRule="auto"/>
    </w:pPr>
    <w:rPr>
      <w:rFonts w:ascii="Palatino Linotype" w:eastAsia="PMingLiU" w:hAnsi="Palatino Linotype" w:cs="Times New Roman"/>
      <w:sz w:val="18"/>
      <w:szCs w:val="24"/>
      <w:lang w:val="en-GB" w:eastAsia="de-AT"/>
    </w:rPr>
  </w:style>
  <w:style w:type="paragraph" w:customStyle="1" w:styleId="numberingi">
    <w:name w:val="numbering i"/>
    <w:basedOn w:val="Normal"/>
    <w:rsid w:val="008B1C76"/>
    <w:pPr>
      <w:numPr>
        <w:numId w:val="7"/>
      </w:numPr>
      <w:suppressAutoHyphens/>
      <w:spacing w:after="0" w:line="240" w:lineRule="auto"/>
    </w:pPr>
    <w:rPr>
      <w:rFonts w:ascii="Palatino Linotype" w:eastAsia="DFKai-SB" w:hAnsi="Palatino Linotype" w:cs="Times New Roman"/>
      <w:color w:val="000000"/>
      <w:sz w:val="18"/>
      <w:szCs w:val="18"/>
      <w:lang w:val="en-GB" w:eastAsia="zh-TW"/>
    </w:rPr>
  </w:style>
  <w:style w:type="paragraph" w:customStyle="1" w:styleId="numberinga">
    <w:name w:val="numbering a"/>
    <w:basedOn w:val="Normal"/>
    <w:rsid w:val="008B1C76"/>
    <w:pPr>
      <w:numPr>
        <w:numId w:val="9"/>
      </w:numPr>
      <w:spacing w:after="0" w:line="240" w:lineRule="auto"/>
    </w:pPr>
    <w:rPr>
      <w:rFonts w:ascii="Palatino Linotype" w:eastAsia="PMingLiU" w:hAnsi="Palatino Linotype" w:cs="Times New Roman"/>
      <w:sz w:val="18"/>
      <w:szCs w:val="24"/>
      <w:lang w:val="en-GB" w:eastAsia="de-AT"/>
    </w:rPr>
  </w:style>
  <w:style w:type="paragraph" w:customStyle="1" w:styleId="tbltext">
    <w:name w:val="tbltext"/>
    <w:basedOn w:val="Normal"/>
    <w:rsid w:val="00B03D27"/>
    <w:pPr>
      <w:spacing w:after="0" w:line="240" w:lineRule="auto"/>
    </w:pPr>
    <w:rPr>
      <w:rFonts w:ascii="Arial" w:eastAsia="Times New Roman" w:hAnsi="Arial" w:cs="Times New Roman"/>
      <w:sz w:val="16"/>
      <w:szCs w:val="20"/>
      <w:lang w:val="en-GB" w:eastAsia="de-AT"/>
    </w:rPr>
  </w:style>
  <w:style w:type="paragraph" w:customStyle="1" w:styleId="steps">
    <w:name w:val="steps"/>
    <w:basedOn w:val="Normal"/>
    <w:rsid w:val="008B1C76"/>
    <w:pPr>
      <w:numPr>
        <w:numId w:val="10"/>
      </w:numPr>
      <w:spacing w:after="0" w:line="240" w:lineRule="auto"/>
    </w:pPr>
    <w:rPr>
      <w:rFonts w:ascii="Palatino Linotype" w:eastAsia="PMingLiU" w:hAnsi="Palatino Linotype" w:cs="Times New Roman"/>
      <w:sz w:val="18"/>
      <w:szCs w:val="24"/>
      <w:lang w:val="en-GB" w:eastAsia="de-AT"/>
    </w:rPr>
  </w:style>
  <w:style w:type="paragraph" w:customStyle="1" w:styleId="Quotes">
    <w:name w:val="Quotes"/>
    <w:basedOn w:val="Normal"/>
    <w:rsid w:val="008B1C76"/>
    <w:pPr>
      <w:spacing w:before="120" w:after="120" w:line="240" w:lineRule="auto"/>
      <w:ind w:left="357"/>
    </w:pPr>
    <w:rPr>
      <w:rFonts w:ascii="Palatino Linotype" w:eastAsia="PMingLiU" w:hAnsi="Palatino Linotype" w:cs="Times New Roman"/>
      <w:i/>
      <w:iCs/>
      <w:sz w:val="18"/>
      <w:szCs w:val="24"/>
      <w:lang w:val="en-GB" w:eastAsia="de-AT"/>
    </w:rPr>
  </w:style>
  <w:style w:type="paragraph" w:customStyle="1" w:styleId="equations">
    <w:name w:val="equations"/>
    <w:basedOn w:val="Normal"/>
    <w:next w:val="paragraph"/>
    <w:rsid w:val="008B1C76"/>
    <w:pPr>
      <w:tabs>
        <w:tab w:val="center" w:pos="3686"/>
        <w:tab w:val="right" w:pos="7371"/>
      </w:tabs>
      <w:autoSpaceDE w:val="0"/>
      <w:autoSpaceDN w:val="0"/>
      <w:adjustRightInd w:val="0"/>
      <w:spacing w:before="180" w:after="120" w:line="240" w:lineRule="auto"/>
      <w:ind w:left="147"/>
      <w:jc w:val="center"/>
    </w:pPr>
    <w:rPr>
      <w:rFonts w:ascii="Palatino Linotype" w:eastAsia="PMingLiU" w:hAnsi="Palatino Linotype" w:cs="Times New Roman"/>
      <w:sz w:val="18"/>
      <w:szCs w:val="18"/>
      <w:lang w:val="en-GB" w:eastAsia="de-AT"/>
    </w:rPr>
  </w:style>
  <w:style w:type="paragraph" w:customStyle="1" w:styleId="ChapterTitle">
    <w:name w:val="ChapterTitle"/>
    <w:basedOn w:val="Normal"/>
    <w:next w:val="Normal"/>
    <w:rsid w:val="00B03D27"/>
    <w:pPr>
      <w:spacing w:before="360" w:after="600" w:line="288" w:lineRule="auto"/>
    </w:pPr>
    <w:rPr>
      <w:rFonts w:ascii="Arial Black" w:eastAsia="PMingLiU" w:hAnsi="Arial Black" w:cs="Times New Roman"/>
      <w:b/>
      <w:sz w:val="32"/>
      <w:szCs w:val="24"/>
      <w:lang w:eastAsia="de-AT"/>
    </w:rPr>
  </w:style>
  <w:style w:type="paragraph" w:styleId="ListParagraph">
    <w:name w:val="List Paragraph"/>
    <w:basedOn w:val="Normal"/>
    <w:uiPriority w:val="34"/>
    <w:qFormat/>
    <w:rsid w:val="00ED05C6"/>
    <w:pPr>
      <w:ind w:left="720"/>
      <w:contextualSpacing/>
    </w:pPr>
  </w:style>
  <w:style w:type="paragraph" w:customStyle="1" w:styleId="refs">
    <w:name w:val="refs"/>
    <w:basedOn w:val="Normal"/>
    <w:rsid w:val="009F3870"/>
    <w:pPr>
      <w:numPr>
        <w:numId w:val="12"/>
      </w:numPr>
      <w:tabs>
        <w:tab w:val="left" w:pos="459"/>
      </w:tabs>
      <w:autoSpaceDE w:val="0"/>
      <w:autoSpaceDN w:val="0"/>
      <w:adjustRightInd w:val="0"/>
      <w:spacing w:after="0" w:line="240" w:lineRule="auto"/>
    </w:pPr>
    <w:rPr>
      <w:rFonts w:ascii="Palatino Linotype" w:eastAsia="PMingLiU" w:hAnsi="Palatino Linotype" w:cs="Times New Roman"/>
      <w:sz w:val="18"/>
      <w:szCs w:val="18"/>
      <w:lang w:val="en-GB" w:eastAsia="de-AT"/>
    </w:rPr>
  </w:style>
  <w:style w:type="paragraph" w:customStyle="1" w:styleId="Figures">
    <w:name w:val="Figures"/>
    <w:basedOn w:val="Normal"/>
    <w:rsid w:val="001A0FC9"/>
    <w:pPr>
      <w:spacing w:before="180" w:after="0" w:line="240" w:lineRule="auto"/>
      <w:jc w:val="center"/>
    </w:pPr>
    <w:rPr>
      <w:rFonts w:ascii="Palatino Linotype" w:eastAsia="PMingLiU" w:hAnsi="Palatino Linotype" w:cs="Times New Roman"/>
      <w:sz w:val="18"/>
      <w:szCs w:val="24"/>
      <w:lang w:eastAsia="de-AT"/>
    </w:rPr>
  </w:style>
  <w:style w:type="character" w:styleId="Hyperlink">
    <w:name w:val="Hyperlink"/>
    <w:basedOn w:val="DefaultParagraphFont"/>
    <w:uiPriority w:val="99"/>
    <w:unhideWhenUsed/>
    <w:rsid w:val="0006122B"/>
    <w:rPr>
      <w:color w:val="0000FF" w:themeColor="hyperlink"/>
      <w:u w:val="single"/>
    </w:rPr>
  </w:style>
  <w:style w:type="table" w:styleId="TableGrid">
    <w:name w:val="Table Grid"/>
    <w:basedOn w:val="TableNormal"/>
    <w:uiPriority w:val="59"/>
    <w:rsid w:val="00A679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ibliography">
    <w:name w:val="Bibliography"/>
    <w:basedOn w:val="Normal"/>
    <w:next w:val="Normal"/>
    <w:uiPriority w:val="37"/>
    <w:unhideWhenUsed/>
    <w:rsid w:val="009F2E22"/>
  </w:style>
  <w:style w:type="paragraph" w:styleId="BalloonText">
    <w:name w:val="Balloon Text"/>
    <w:basedOn w:val="Normal"/>
    <w:link w:val="BalloonTextChar"/>
    <w:uiPriority w:val="99"/>
    <w:semiHidden/>
    <w:unhideWhenUsed/>
    <w:rsid w:val="007110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0C1"/>
    <w:rPr>
      <w:rFonts w:ascii="Tahoma" w:hAnsi="Tahoma" w:cs="Tahoma"/>
      <w:sz w:val="16"/>
      <w:szCs w:val="16"/>
    </w:rPr>
  </w:style>
  <w:style w:type="character" w:customStyle="1" w:styleId="Heading1Char">
    <w:name w:val="Heading 1 Char"/>
    <w:basedOn w:val="DefaultParagraphFont"/>
    <w:link w:val="Heading1"/>
    <w:uiPriority w:val="9"/>
    <w:rsid w:val="00C54F4F"/>
    <w:rPr>
      <w:rFonts w:asciiTheme="majorHAnsi" w:eastAsiaTheme="majorEastAsia" w:hAnsiTheme="majorHAnsi" w:cstheme="majorBidi"/>
      <w:b/>
      <w:bCs/>
      <w:color w:val="365F91" w:themeColor="accent1" w:themeShade="BF"/>
      <w:sz w:val="28"/>
      <w:szCs w:val="28"/>
    </w:rPr>
  </w:style>
  <w:style w:type="paragraph" w:customStyle="1" w:styleId="H5">
    <w:name w:val="H5+"/>
    <w:basedOn w:val="H4"/>
    <w:next w:val="paragraph"/>
    <w:qFormat/>
    <w:rsid w:val="009358D6"/>
    <w:pPr>
      <w:numPr>
        <w:ilvl w:val="4"/>
      </w:numPr>
    </w:pPr>
  </w:style>
  <w:style w:type="numbering" w:customStyle="1" w:styleId="Headings">
    <w:name w:val="Headings"/>
    <w:uiPriority w:val="99"/>
    <w:rsid w:val="009358D6"/>
    <w:pPr>
      <w:numPr>
        <w:numId w:val="27"/>
      </w:numPr>
    </w:pPr>
  </w:style>
  <w:style w:type="paragraph" w:customStyle="1" w:styleId="footnotes">
    <w:name w:val="footnotes"/>
    <w:basedOn w:val="paragraph"/>
    <w:rsid w:val="009256E4"/>
    <w:pPr>
      <w:spacing w:before="0" w:after="0"/>
    </w:pPr>
    <w:rPr>
      <w:sz w:val="14"/>
    </w:rPr>
  </w:style>
  <w:style w:type="character" w:styleId="PlaceholderText">
    <w:name w:val="Placeholder Text"/>
    <w:basedOn w:val="DefaultParagraphFont"/>
    <w:uiPriority w:val="99"/>
    <w:semiHidden/>
    <w:rsid w:val="00701CA9"/>
    <w:rPr>
      <w:color w:val="808080"/>
    </w:rPr>
  </w:style>
  <w:style w:type="paragraph" w:styleId="Header">
    <w:name w:val="header"/>
    <w:basedOn w:val="Normal"/>
    <w:link w:val="HeaderChar"/>
    <w:uiPriority w:val="99"/>
    <w:semiHidden/>
    <w:unhideWhenUsed/>
    <w:rsid w:val="00DA7F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7FED"/>
  </w:style>
  <w:style w:type="paragraph" w:styleId="Footer">
    <w:name w:val="footer"/>
    <w:basedOn w:val="Normal"/>
    <w:link w:val="FooterChar"/>
    <w:uiPriority w:val="99"/>
    <w:semiHidden/>
    <w:unhideWhenUsed/>
    <w:rsid w:val="00DA7F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7FED"/>
  </w:style>
  <w:style w:type="paragraph" w:styleId="FootnoteText">
    <w:name w:val="footnote text"/>
    <w:basedOn w:val="Normal"/>
    <w:link w:val="FootnoteTextChar"/>
    <w:uiPriority w:val="99"/>
    <w:semiHidden/>
    <w:unhideWhenUsed/>
    <w:rsid w:val="00FD20A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20AD"/>
    <w:rPr>
      <w:sz w:val="20"/>
      <w:szCs w:val="20"/>
    </w:rPr>
  </w:style>
  <w:style w:type="character" w:styleId="FootnoteReference">
    <w:name w:val="footnote reference"/>
    <w:basedOn w:val="DefaultParagraphFont"/>
    <w:uiPriority w:val="99"/>
    <w:semiHidden/>
    <w:unhideWhenUsed/>
    <w:rsid w:val="00FD20AD"/>
    <w:rPr>
      <w:vertAlign w:val="superscript"/>
    </w:rPr>
  </w:style>
  <w:style w:type="paragraph" w:customStyle="1" w:styleId="preformat">
    <w:name w:val="preformat"/>
    <w:basedOn w:val="paragraph"/>
    <w:rsid w:val="007D2EEC"/>
    <w:pPr>
      <w:tabs>
        <w:tab w:val="left" w:pos="284"/>
        <w:tab w:val="left" w:pos="567"/>
        <w:tab w:val="left" w:pos="851"/>
        <w:tab w:val="left" w:pos="1134"/>
        <w:tab w:val="left" w:pos="1418"/>
        <w:tab w:val="left" w:pos="1701"/>
        <w:tab w:val="left" w:pos="1985"/>
        <w:tab w:val="left" w:pos="2268"/>
      </w:tabs>
      <w:spacing w:before="40" w:after="40"/>
    </w:pPr>
    <w:rPr>
      <w:rFonts w:ascii="Courier New" w:hAnsi="Courier New"/>
      <w:sz w:val="16"/>
    </w:rPr>
  </w:style>
  <w:style w:type="paragraph" w:customStyle="1" w:styleId="tables">
    <w:name w:val="tables"/>
    <w:basedOn w:val="Figures"/>
    <w:rsid w:val="00D77076"/>
  </w:style>
  <w:style w:type="paragraph" w:customStyle="1" w:styleId="centered">
    <w:name w:val="centered"/>
    <w:basedOn w:val="equations"/>
    <w:rsid w:val="002B1600"/>
  </w:style>
  <w:style w:type="paragraph" w:customStyle="1" w:styleId="Kewords">
    <w:name w:val="Kewords"/>
    <w:basedOn w:val="paragraph"/>
    <w:rsid w:val="00027B32"/>
    <w:pPr>
      <w:spacing w:after="1200"/>
    </w:pPr>
    <w:rPr>
      <w:b/>
    </w:rPr>
  </w:style>
  <w:style w:type="character" w:customStyle="1" w:styleId="apple-converted-space">
    <w:name w:val="apple-converted-space"/>
    <w:basedOn w:val="DefaultParagraphFont"/>
    <w:rsid w:val="007C08F0"/>
  </w:style>
  <w:style w:type="paragraph" w:styleId="Caption">
    <w:name w:val="caption"/>
    <w:basedOn w:val="Normal"/>
    <w:next w:val="Normal"/>
    <w:uiPriority w:val="35"/>
    <w:unhideWhenUsed/>
    <w:qFormat/>
    <w:rsid w:val="00B248DC"/>
    <w:pPr>
      <w:spacing w:line="240" w:lineRule="auto"/>
    </w:pPr>
    <w:rPr>
      <w:b/>
      <w:bCs/>
      <w:color w:val="4F81BD" w:themeColor="accent1"/>
      <w:sz w:val="18"/>
      <w:szCs w:val="18"/>
    </w:rPr>
  </w:style>
  <w:style w:type="paragraph" w:styleId="NormalWeb">
    <w:name w:val="Normal (Web)"/>
    <w:basedOn w:val="Normal"/>
    <w:uiPriority w:val="99"/>
    <w:semiHidden/>
    <w:unhideWhenUsed/>
    <w:rsid w:val="00AA02EA"/>
    <w:pPr>
      <w:spacing w:before="100" w:beforeAutospacing="1" w:after="100" w:afterAutospacing="1" w:line="240" w:lineRule="auto"/>
    </w:pPr>
    <w:rPr>
      <w:rFonts w:ascii="Times" w:hAnsi="Times" w:cs="Times New Roman"/>
      <w:sz w:val="20"/>
      <w:szCs w:val="20"/>
    </w:rPr>
  </w:style>
  <w:style w:type="paragraph" w:customStyle="1" w:styleId="normal0">
    <w:name w:val="normal"/>
    <w:rsid w:val="00B104DA"/>
    <w:pPr>
      <w:widowControl w:val="0"/>
    </w:pPr>
    <w:rPr>
      <w:rFonts w:ascii="Calibri" w:eastAsia="Calibri" w:hAnsi="Calibri" w:cs="Calibri"/>
      <w:color w:val="000000"/>
    </w:rPr>
  </w:style>
  <w:style w:type="character" w:styleId="CommentReference">
    <w:name w:val="annotation reference"/>
    <w:basedOn w:val="DefaultParagraphFont"/>
    <w:uiPriority w:val="99"/>
    <w:semiHidden/>
    <w:unhideWhenUsed/>
    <w:rsid w:val="00A0386B"/>
    <w:rPr>
      <w:sz w:val="18"/>
      <w:szCs w:val="18"/>
    </w:rPr>
  </w:style>
  <w:style w:type="paragraph" w:styleId="CommentText">
    <w:name w:val="annotation text"/>
    <w:basedOn w:val="Normal"/>
    <w:link w:val="CommentTextChar"/>
    <w:uiPriority w:val="99"/>
    <w:semiHidden/>
    <w:unhideWhenUsed/>
    <w:rsid w:val="00A0386B"/>
    <w:pPr>
      <w:spacing w:line="240" w:lineRule="auto"/>
    </w:pPr>
    <w:rPr>
      <w:sz w:val="24"/>
      <w:szCs w:val="24"/>
    </w:rPr>
  </w:style>
  <w:style w:type="character" w:customStyle="1" w:styleId="CommentTextChar">
    <w:name w:val="Comment Text Char"/>
    <w:basedOn w:val="DefaultParagraphFont"/>
    <w:link w:val="CommentText"/>
    <w:uiPriority w:val="99"/>
    <w:semiHidden/>
    <w:rsid w:val="00A0386B"/>
    <w:rPr>
      <w:sz w:val="24"/>
      <w:szCs w:val="24"/>
    </w:rPr>
  </w:style>
  <w:style w:type="paragraph" w:styleId="CommentSubject">
    <w:name w:val="annotation subject"/>
    <w:basedOn w:val="CommentText"/>
    <w:next w:val="CommentText"/>
    <w:link w:val="CommentSubjectChar"/>
    <w:uiPriority w:val="99"/>
    <w:semiHidden/>
    <w:unhideWhenUsed/>
    <w:rsid w:val="00A0386B"/>
    <w:rPr>
      <w:b/>
      <w:bCs/>
      <w:sz w:val="20"/>
      <w:szCs w:val="20"/>
    </w:rPr>
  </w:style>
  <w:style w:type="character" w:customStyle="1" w:styleId="CommentSubjectChar">
    <w:name w:val="Comment Subject Char"/>
    <w:basedOn w:val="CommentTextChar"/>
    <w:link w:val="CommentSubject"/>
    <w:uiPriority w:val="99"/>
    <w:semiHidden/>
    <w:rsid w:val="00A0386B"/>
    <w:rPr>
      <w:b/>
      <w:bCs/>
      <w:sz w:val="20"/>
      <w:szCs w:val="20"/>
    </w:rPr>
  </w:style>
  <w:style w:type="paragraph" w:customStyle="1" w:styleId="EndNoteBibliographyTitle">
    <w:name w:val="EndNote Bibliography Title"/>
    <w:basedOn w:val="Normal"/>
    <w:rsid w:val="00C51389"/>
    <w:pPr>
      <w:spacing w:after="0"/>
      <w:jc w:val="center"/>
    </w:pPr>
    <w:rPr>
      <w:rFonts w:ascii="Palatino Linotype" w:hAnsi="Palatino Linotype"/>
      <w:sz w:val="18"/>
    </w:rPr>
  </w:style>
  <w:style w:type="paragraph" w:customStyle="1" w:styleId="EndNoteBibliography">
    <w:name w:val="EndNote Bibliography"/>
    <w:basedOn w:val="Normal"/>
    <w:rsid w:val="00C51389"/>
    <w:pPr>
      <w:spacing w:line="240" w:lineRule="auto"/>
    </w:pPr>
    <w:rPr>
      <w:rFonts w:ascii="Palatino Linotype" w:hAnsi="Palatino Linotyp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0306389">
      <w:bodyDiv w:val="1"/>
      <w:marLeft w:val="0"/>
      <w:marRight w:val="0"/>
      <w:marTop w:val="0"/>
      <w:marBottom w:val="0"/>
      <w:divBdr>
        <w:top w:val="none" w:sz="0" w:space="0" w:color="auto"/>
        <w:left w:val="none" w:sz="0" w:space="0" w:color="auto"/>
        <w:bottom w:val="none" w:sz="0" w:space="0" w:color="auto"/>
        <w:right w:val="none" w:sz="0" w:space="0" w:color="auto"/>
      </w:divBdr>
      <w:divsChild>
        <w:div w:id="1091009432">
          <w:marLeft w:val="0"/>
          <w:marRight w:val="0"/>
          <w:marTop w:val="0"/>
          <w:marBottom w:val="0"/>
          <w:divBdr>
            <w:top w:val="none" w:sz="0" w:space="0" w:color="auto"/>
            <w:left w:val="none" w:sz="0" w:space="0" w:color="auto"/>
            <w:bottom w:val="none" w:sz="0" w:space="0" w:color="auto"/>
            <w:right w:val="none" w:sz="0" w:space="0" w:color="auto"/>
          </w:divBdr>
          <w:divsChild>
            <w:div w:id="1337537268">
              <w:marLeft w:val="0"/>
              <w:marRight w:val="0"/>
              <w:marTop w:val="0"/>
              <w:marBottom w:val="0"/>
              <w:divBdr>
                <w:top w:val="none" w:sz="0" w:space="0" w:color="auto"/>
                <w:left w:val="none" w:sz="0" w:space="0" w:color="auto"/>
                <w:bottom w:val="none" w:sz="0" w:space="0" w:color="auto"/>
                <w:right w:val="none" w:sz="0" w:space="0" w:color="auto"/>
              </w:divBdr>
              <w:divsChild>
                <w:div w:id="214396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227848">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jpeg"/><Relationship Id="rId12" Type="http://schemas.openxmlformats.org/officeDocument/2006/relationships/image" Target="media/image3.tiff"/><Relationship Id="rId13" Type="http://schemas.openxmlformats.org/officeDocument/2006/relationships/image" Target="media/image4.jpeg"/><Relationship Id="rId14" Type="http://schemas.openxmlformats.org/officeDocument/2006/relationships/hyperlink" Target="http://www.docker.com" TargetMode="External"/><Relationship Id="rId15" Type="http://schemas.openxmlformats.org/officeDocument/2006/relationships/image" Target="media/image5.emf"/><Relationship Id="rId16" Type="http://schemas.openxmlformats.org/officeDocument/2006/relationships/image" Target="media/image6.emf"/><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wmf"/><Relationship Id="rId10" Type="http://schemas.openxmlformats.org/officeDocument/2006/relationships/hyperlink" Target="http://www.southpawtech.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112447:Dropbox:PESSCARA%20Book%20Chapter:MS%20Word%20Template%20Books.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53F143-E689-5146-956D-59DB42B8C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 Word Template Books.dotm</Template>
  <TotalTime>175</TotalTime>
  <Pages>18</Pages>
  <Words>9324</Words>
  <Characters>53147</Characters>
  <Application>Microsoft Macintosh Word</Application>
  <DocSecurity>0</DocSecurity>
  <Lines>442</Lines>
  <Paragraphs>124</Paragraphs>
  <ScaleCrop>false</ScaleCrop>
  <Company/>
  <LinksUpToDate>false</LinksUpToDate>
  <CharactersWithSpaces>62347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Erickson , Bradley J., M.D., Ph.D.</dc:creator>
  <cp:lastModifiedBy>Korfiatis , Panagiotis, Ph.D.</cp:lastModifiedBy>
  <cp:revision>22</cp:revision>
  <cp:lastPrinted>2016-01-09T01:58:00Z</cp:lastPrinted>
  <dcterms:created xsi:type="dcterms:W3CDTF">2016-01-08T23:39:00Z</dcterms:created>
  <dcterms:modified xsi:type="dcterms:W3CDTF">2016-03-18T15:17:00Z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